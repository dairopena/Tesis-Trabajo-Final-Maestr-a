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352363" cy="1423225"/>
            <wp:effectExtent b="0" l="0" r="0" t="0"/>
            <wp:docPr id="26"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352363" cy="14232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bookmark=id.eapfhgjjhvg4" w:id="0"/>
    <w:bookmarkEnd w:id="0"/>
    <w:p w:rsidR="00000000" w:rsidDel="00000000" w:rsidP="00000000" w:rsidRDefault="00000000" w:rsidRPr="00000000" w14:paraId="0000000A">
      <w:pPr>
        <w:pStyle w:val="Title"/>
        <w:spacing w:line="249" w:lineRule="auto"/>
        <w:ind w:left="1338" w:firstLine="0"/>
        <w:rPr/>
      </w:pPr>
      <w:bookmarkStart w:colFirst="0" w:colLast="0" w:name="_heading=h.r16gyxyz7nc3" w:id="1"/>
      <w:bookmarkEnd w:id="1"/>
      <w:sdt>
        <w:sdtPr>
          <w:id w:val="948011482"/>
          <w:tag w:val="goog_rdk_0"/>
        </w:sdtPr>
        <w:sdtContent>
          <w:commentRangeStart w:id="0"/>
        </w:sdtContent>
      </w:sdt>
      <w:r w:rsidDel="00000000" w:rsidR="00000000" w:rsidRPr="00000000">
        <w:rPr>
          <w:rtl w:val="0"/>
        </w:rPr>
        <w:t xml:space="preserve">Diseño de tareas matemáticas que integran inteligencia artificial para la enseñanza de funciones hiperbólicas en trigonometría</w:t>
      </w:r>
      <w:commentRangeEnd w:id="0"/>
      <w:r w:rsidDel="00000000" w:rsidR="00000000" w:rsidRPr="00000000">
        <w:commentReference w:id="0"/>
      </w:r>
      <w:r w:rsidDel="00000000" w:rsidR="00000000" w:rsidRPr="00000000">
        <w:rPr>
          <w:rtl w:val="0"/>
        </w:rPr>
        <w:t xml:space="preserve"> en grado…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1"/>
        <w:ind w:left="3586" w:firstLine="0"/>
        <w:rPr/>
      </w:pPr>
      <w:r w:rsidDel="00000000" w:rsidR="00000000" w:rsidRPr="00000000">
        <w:rPr>
          <w:rtl w:val="0"/>
        </w:rPr>
        <w:t xml:space="preserve">Dairo Janover Peña Cardenas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spacing w:before="0" w:lineRule="auto"/>
        <w:ind w:left="3410" w:right="0" w:firstLine="0"/>
        <w:jc w:val="left"/>
        <w:rPr>
          <w:sz w:val="28"/>
          <w:szCs w:val="28"/>
        </w:rPr>
      </w:pPr>
      <w:r w:rsidDel="00000000" w:rsidR="00000000" w:rsidRPr="00000000">
        <w:rPr>
          <w:sz w:val="28"/>
          <w:szCs w:val="28"/>
          <w:rtl w:val="0"/>
        </w:rPr>
        <w:t xml:space="preserve">Universidad Nacional de Colombia</w:t>
      </w:r>
    </w:p>
    <w:p w:rsidR="00000000" w:rsidDel="00000000" w:rsidP="00000000" w:rsidRDefault="00000000" w:rsidRPr="00000000" w14:paraId="00000015">
      <w:pPr>
        <w:spacing w:before="293" w:lineRule="auto"/>
        <w:ind w:left="3514" w:right="0" w:firstLine="0"/>
        <w:jc w:val="left"/>
        <w:rPr>
          <w:sz w:val="24"/>
          <w:szCs w:val="24"/>
        </w:rPr>
      </w:pPr>
      <w:r w:rsidDel="00000000" w:rsidR="00000000" w:rsidRPr="00000000">
        <w:rPr>
          <w:sz w:val="24"/>
          <w:szCs w:val="24"/>
          <w:rtl w:val="0"/>
        </w:rPr>
        <w:t xml:space="preserve">Facultad de Ingeniería y Administración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547" w:lineRule="auto"/>
        <w:ind w:left="2472" w:right="1336"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Maestría en Enseñanza de las Ciencias Exactas y Naturales Sede Palmira, Colombia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6" w:lineRule="auto"/>
        <w:ind w:left="1338" w:right="205" w:firstLine="0"/>
        <w:jc w:val="center"/>
        <w:rPr>
          <w:rFonts w:ascii="Arial" w:cs="Arial" w:eastAsia="Arial" w:hAnsi="Arial"/>
          <w:b w:val="0"/>
          <w:bCs w:val="0"/>
          <w:i w:val="0"/>
          <w:iCs w:val="0"/>
          <w:smallCaps w:val="0"/>
          <w:strike w:val="0"/>
          <w:color w:val="000000"/>
          <w:sz w:val="22"/>
          <w:szCs w:val="22"/>
          <w:u w:val="none"/>
          <w:shd w:fill="auto" w:val="clear"/>
          <w:vertAlign w:val="baseline"/>
        </w:rPr>
        <w:sectPr>
          <w:footerReference r:id="rId10" w:type="even"/>
          <w:pgSz w:h="15840" w:w="12240" w:orient="portrait"/>
          <w:pgMar w:bottom="280" w:top="1820" w:left="1080" w:right="1080" w:header="0" w:footer="0"/>
          <w:pgNumType w:start="6"/>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B">
      <w:pPr>
        <w:pStyle w:val="Title"/>
        <w:spacing w:line="249" w:lineRule="auto"/>
        <w:ind w:right="1336" w:firstLine="204"/>
        <w:rPr/>
      </w:pPr>
      <w:r w:rsidDel="00000000" w:rsidR="00000000" w:rsidRPr="00000000">
        <w:rPr>
          <w:rtl w:val="0"/>
        </w:rPr>
        <w:t xml:space="preserve">Diseño de tareas matemáticas que integran inteligencia artificial para la enseñanza de funciones hiperbólicas en trigonometría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F">
      <w:pPr>
        <w:spacing w:before="0" w:lineRule="auto"/>
        <w:ind w:left="0" w:right="1131" w:firstLine="0"/>
        <w:jc w:val="center"/>
        <w:rPr>
          <w:b w:val="1"/>
          <w:bCs w:val="1"/>
          <w:sz w:val="22"/>
          <w:szCs w:val="22"/>
        </w:rPr>
      </w:pPr>
      <w:r w:rsidDel="00000000" w:rsidR="00000000" w:rsidRPr="00000000">
        <w:rPr>
          <w:b w:val="1"/>
          <w:bCs w:val="1"/>
          <w:sz w:val="22"/>
          <w:szCs w:val="22"/>
          <w:rtl w:val="0"/>
        </w:rPr>
        <w:t xml:space="preserve">Propuesta de Trabajo de Grado</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1"/>
        <w:spacing w:before="1" w:lineRule="auto"/>
        <w:ind w:left="2452" w:firstLine="0"/>
        <w:rPr/>
      </w:pPr>
      <w:r w:rsidDel="00000000" w:rsidR="00000000" w:rsidRPr="00000000">
        <w:rPr>
          <w:rtl w:val="0"/>
        </w:rPr>
        <w:t xml:space="preserve">Dairo Janover Peña Cardenas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1"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Director de la Tesis: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132"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Luís Octavo Salcedo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spacing w:before="0" w:lineRule="auto"/>
        <w:ind w:left="2276" w:right="0" w:firstLine="0"/>
        <w:jc w:val="left"/>
        <w:rPr>
          <w:sz w:val="28"/>
          <w:szCs w:val="28"/>
        </w:rPr>
      </w:pPr>
      <w:r w:rsidDel="00000000" w:rsidR="00000000" w:rsidRPr="00000000">
        <w:rPr>
          <w:sz w:val="28"/>
          <w:szCs w:val="28"/>
          <w:rtl w:val="0"/>
        </w:rPr>
        <w:t xml:space="preserve">Universidad Nacional de Colombia</w:t>
      </w:r>
    </w:p>
    <w:p w:rsidR="00000000" w:rsidDel="00000000" w:rsidP="00000000" w:rsidRDefault="00000000" w:rsidRPr="00000000" w14:paraId="00000033">
      <w:pPr>
        <w:spacing w:before="292" w:lineRule="auto"/>
        <w:ind w:left="2380" w:right="0" w:firstLine="0"/>
        <w:jc w:val="left"/>
        <w:rPr>
          <w:sz w:val="24"/>
          <w:szCs w:val="24"/>
        </w:rPr>
      </w:pPr>
      <w:r w:rsidDel="00000000" w:rsidR="00000000" w:rsidRPr="00000000">
        <w:rPr>
          <w:sz w:val="24"/>
          <w:szCs w:val="24"/>
          <w:rtl w:val="0"/>
        </w:rPr>
        <w:t xml:space="preserve">Facultad de Ingeniería y Administración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547" w:lineRule="auto"/>
        <w:ind w:left="1338" w:right="247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Maestría en Enseñanza de las Ciencias Exactas y Naturales Sede Palmira, Colombia</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6" w:lineRule="auto"/>
        <w:ind w:left="0" w:right="1131" w:firstLine="0"/>
        <w:jc w:val="center"/>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820" w:left="1080" w:right="1080" w:header="0" w:footer="0"/>
        </w:sectPr>
      </w:pPr>
      <w:bookmarkStart w:colFirst="0" w:colLast="0" w:name="_heading=h.n32uyho8tnsi" w:id="2"/>
      <w:bookmarkEnd w:i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820" w:left="1080" w:right="1080" w:header="0" w:footer="0"/>
        </w:sect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vf0fb9owmwi8" w:id="3"/>
    <w:bookmarkEnd w:id="3"/>
    <w:p w:rsidR="00000000" w:rsidDel="00000000" w:rsidP="00000000" w:rsidRDefault="00000000" w:rsidRPr="00000000" w14:paraId="0000003F">
      <w:pPr>
        <w:pStyle w:val="Heading1"/>
        <w:ind w:left="4746" w:firstLine="0"/>
        <w:rPr/>
      </w:pPr>
      <w:bookmarkStart w:colFirst="0" w:colLast="0" w:name="_heading=h.vbguikkubq8a" w:id="4"/>
      <w:bookmarkEnd w:id="4"/>
      <w:r w:rsidDel="00000000" w:rsidR="00000000" w:rsidRPr="00000000">
        <w:rPr>
          <w:rtl w:val="0"/>
        </w:rPr>
        <w:t xml:space="preserve">CONTENIDO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3"/>
        <w:tabs>
          <w:tab w:val="left" w:leader="none" w:pos="9972"/>
        </w:tabs>
        <w:ind w:left="1187" w:firstLine="0"/>
        <w:rPr>
          <w:sz w:val="17"/>
          <w:szCs w:val="17"/>
        </w:rPr>
        <w:sectPr>
          <w:type w:val="nextPage"/>
          <w:pgSz w:h="15840" w:w="12240" w:orient="portrait"/>
          <w:pgMar w:bottom="1097" w:top="1820" w:left="1080" w:right="1080" w:header="0" w:footer="0"/>
        </w:sectPr>
      </w:pPr>
      <w:hyperlink w:anchor="_heading=h.r16gyxyz7nc3">
        <w:r w:rsidDel="00000000" w:rsidR="00000000" w:rsidRPr="00000000">
          <w:rPr>
            <w:rtl w:val="0"/>
          </w:rPr>
          <w:t xml:space="preserve">Contenido</w:t>
        </w:r>
      </w:hyperlink>
      <w:r w:rsidDel="00000000" w:rsidR="00000000" w:rsidRPr="00000000">
        <w:rPr>
          <w:rFonts w:ascii="Times New Roman" w:cs="Times New Roman" w:eastAsia="Times New Roman" w:hAnsi="Times New Roman"/>
          <w:b w:val="0"/>
          <w:bCs w:val="0"/>
          <w:rtl w:val="0"/>
        </w:rPr>
        <w:tab/>
      </w:r>
      <w:r w:rsidDel="00000000" w:rsidR="00000000" w:rsidRPr="00000000">
        <w:rPr>
          <w:sz w:val="17"/>
          <w:szCs w:val="17"/>
          <w:rtl w:val="0"/>
        </w:rPr>
        <w:t xml:space="preserve">I</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20"/>
        </w:tabs>
        <w:spacing w:after="0" w:before="478" w:line="240" w:lineRule="auto"/>
        <w:ind w:left="1187"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hyperlink w:anchor="_heading=h.vbguikkubq8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figuras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III</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20"/>
        </w:tabs>
        <w:spacing w:after="0" w:before="478" w:line="240" w:lineRule="auto"/>
        <w:ind w:left="1187"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hyperlink w:anchor="_heading=h.c3lqg1son6q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tablas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IV</w:t>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14"/>
          <w:tab w:val="right" w:leader="none" w:pos="10026"/>
        </w:tabs>
        <w:spacing w:after="0" w:before="478" w:line="240" w:lineRule="auto"/>
        <w:ind w:left="1514" w:right="0" w:hanging="327"/>
        <w:jc w:val="left"/>
        <w:rPr/>
      </w:pPr>
      <w:hyperlink w:anchor="_heading=h.qcqoml93xj4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Planteamiento del Problema</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4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015"/>
          <w:tab w:val="right" w:leader="none" w:pos="10026"/>
        </w:tabs>
        <w:spacing w:after="0" w:before="221" w:line="240" w:lineRule="auto"/>
        <w:ind w:left="2015" w:right="0" w:hanging="500.99999999999994"/>
        <w:jc w:val="left"/>
        <w:rPr/>
      </w:pPr>
      <w:hyperlink w:anchor="_heading=h.86gti1tq4v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Declaración de la pregunta problema</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4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007"/>
          <w:tab w:val="right" w:leader="none" w:pos="10026"/>
        </w:tabs>
        <w:spacing w:after="0" w:before="220" w:line="240" w:lineRule="auto"/>
        <w:ind w:left="2007" w:right="0" w:hanging="493.0000000000001"/>
        <w:jc w:val="left"/>
        <w:rPr/>
      </w:pPr>
      <w:hyperlink w:anchor="_heading=h.e2zrresh2q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Antecedentes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04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714"/>
          <w:tab w:val="right" w:leader="none" w:pos="10026"/>
        </w:tabs>
        <w:spacing w:after="0" w:before="220" w:line="240" w:lineRule="auto"/>
        <w:ind w:left="2714" w:right="0" w:hanging="698.0000000000001"/>
        <w:jc w:val="left"/>
        <w:rPr/>
      </w:pPr>
      <w:hyperlink w:anchor="_heading=h.i8c3i0s1ia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Inteligencia artificial en la educación</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04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714"/>
          <w:tab w:val="right" w:leader="none" w:pos="10026"/>
        </w:tabs>
        <w:spacing w:after="0" w:before="220" w:line="240" w:lineRule="auto"/>
        <w:ind w:left="2714" w:right="0" w:hanging="698.0000000000001"/>
        <w:jc w:val="left"/>
        <w:rPr/>
      </w:pPr>
      <w:hyperlink w:anchor="_heading=h.z353vug4iu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Inteligencia artificial en la enseñanza de las matemáticas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04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714"/>
        </w:tabs>
        <w:spacing w:after="0" w:before="220" w:line="240" w:lineRule="auto"/>
        <w:ind w:left="2714" w:right="0" w:hanging="698.0000000000001"/>
        <w:jc w:val="left"/>
        <w:rPr/>
      </w:pPr>
      <w:hyperlink w:anchor="_heading=h.jeequ563mm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Inteligencia artificial y tecnología en la enseñanza de la trigonometría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12</w:t>
      </w:r>
    </w:p>
    <w:p w:rsidR="00000000" w:rsidDel="00000000" w:rsidP="00000000" w:rsidRDefault="00000000" w:rsidRPr="00000000" w14:paraId="0000004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714"/>
          <w:tab w:val="right" w:leader="none" w:pos="10026"/>
        </w:tabs>
        <w:spacing w:after="0" w:before="220" w:line="240" w:lineRule="auto"/>
        <w:ind w:left="2714" w:right="0" w:hanging="698.0000000000001"/>
        <w:jc w:val="left"/>
        <w:rPr/>
      </w:pPr>
      <w:hyperlink w:anchor="_heading=h.frny8bku9b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Desafíos en la enseñanza de la trigonometría</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w:t>
      </w:r>
    </w:p>
    <w:p w:rsidR="00000000" w:rsidDel="00000000" w:rsidP="00000000" w:rsidRDefault="00000000" w:rsidRPr="00000000" w14:paraId="0000004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707"/>
          <w:tab w:val="right" w:leader="none" w:pos="10026"/>
        </w:tabs>
        <w:spacing w:after="0" w:before="220" w:line="240" w:lineRule="auto"/>
        <w:ind w:left="2707" w:right="0" w:hanging="691"/>
        <w:jc w:val="left"/>
        <w:rPr/>
      </w:pPr>
      <w:hyperlink w:anchor="_heading=h.czf27kbhfl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Aportes de los antecedentes al trabajo</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w:t>
      </w:r>
    </w:p>
    <w:p w:rsidR="00000000" w:rsidDel="00000000" w:rsidP="00000000" w:rsidRDefault="00000000" w:rsidRPr="00000000" w14:paraId="0000004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009"/>
          <w:tab w:val="right" w:leader="none" w:pos="10026"/>
        </w:tabs>
        <w:spacing w:after="0" w:before="221" w:line="240" w:lineRule="auto"/>
        <w:ind w:left="2009" w:right="0" w:hanging="495"/>
        <w:jc w:val="left"/>
        <w:rPr/>
      </w:pPr>
      <w:hyperlink w:anchor="_heading=h.o25l6k75tv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w:t>
      </w:r>
    </w:p>
    <w:p w:rsidR="00000000" w:rsidDel="00000000" w:rsidP="00000000" w:rsidRDefault="00000000" w:rsidRPr="00000000" w14:paraId="0000004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709"/>
          <w:tab w:val="right" w:leader="none" w:pos="10026"/>
        </w:tabs>
        <w:spacing w:after="0" w:before="220" w:line="240" w:lineRule="auto"/>
        <w:ind w:left="2709" w:right="0" w:hanging="693.0000000000001"/>
        <w:jc w:val="left"/>
        <w:rPr/>
      </w:pPr>
      <w:hyperlink w:anchor="_heading=h.1hcgqvg8hpn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curricular</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w:t>
      </w:r>
    </w:p>
    <w:p w:rsidR="00000000" w:rsidDel="00000000" w:rsidP="00000000" w:rsidRDefault="00000000" w:rsidRPr="00000000" w14:paraId="0000004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709"/>
          <w:tab w:val="right" w:leader="none" w:pos="10026"/>
        </w:tabs>
        <w:spacing w:after="0" w:before="220" w:line="240" w:lineRule="auto"/>
        <w:ind w:left="2709" w:right="0" w:hanging="693.0000000000001"/>
        <w:jc w:val="left"/>
        <w:rPr/>
      </w:pPr>
      <w:hyperlink w:anchor="_heading=h.aaryek9x5s3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pedagógica y didáctica</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w:t>
      </w:r>
    </w:p>
    <w:p w:rsidR="00000000" w:rsidDel="00000000" w:rsidP="00000000" w:rsidRDefault="00000000" w:rsidRPr="00000000" w14:paraId="0000005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709"/>
          <w:tab w:val="right" w:leader="none" w:pos="10026"/>
        </w:tabs>
        <w:spacing w:after="0" w:before="220" w:line="240" w:lineRule="auto"/>
        <w:ind w:left="2709" w:right="0" w:hanging="693.0000000000001"/>
        <w:jc w:val="left"/>
        <w:rPr/>
      </w:pPr>
      <w:hyperlink w:anchor="_heading=h.lnlaua5r7b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social y tecnológica</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w:t>
      </w:r>
    </w:p>
    <w:p w:rsidR="00000000" w:rsidDel="00000000" w:rsidP="00000000" w:rsidRDefault="00000000" w:rsidRPr="00000000" w14:paraId="0000005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707"/>
          <w:tab w:val="right" w:leader="none" w:pos="10026"/>
        </w:tabs>
        <w:spacing w:after="0" w:before="220" w:line="240" w:lineRule="auto"/>
        <w:ind w:left="2707" w:right="0" w:hanging="691"/>
        <w:jc w:val="left"/>
        <w:rPr/>
      </w:pPr>
      <w:hyperlink w:anchor="_heading=h.d2s9lfehcz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Aporte al conocimiento didáctico</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w:t>
      </w:r>
    </w:p>
    <w:p w:rsidR="00000000" w:rsidDel="00000000" w:rsidP="00000000" w:rsidRDefault="00000000" w:rsidRPr="00000000" w14:paraId="0000005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015"/>
          <w:tab w:val="right" w:leader="none" w:pos="10026"/>
        </w:tabs>
        <w:spacing w:after="0" w:before="220" w:line="240" w:lineRule="auto"/>
        <w:ind w:left="2015" w:right="0" w:hanging="500.99999999999994"/>
        <w:jc w:val="left"/>
        <w:rPr/>
      </w:pPr>
      <w:hyperlink w:anchor="_heading=h.kt1woc6vl95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w:t>
      </w:r>
    </w:p>
    <w:p w:rsidR="00000000" w:rsidDel="00000000" w:rsidP="00000000" w:rsidRDefault="00000000" w:rsidRPr="00000000" w14:paraId="0000005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714"/>
          <w:tab w:val="right" w:leader="none" w:pos="10026"/>
        </w:tabs>
        <w:spacing w:after="0" w:before="221" w:line="240" w:lineRule="auto"/>
        <w:ind w:left="2714" w:right="0" w:hanging="698.0000000000001"/>
        <w:jc w:val="left"/>
        <w:rPr/>
      </w:pPr>
      <w:hyperlink w:anchor="_heading=h.9vtfvxlefg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w:t>
      </w:r>
    </w:p>
    <w:p w:rsidR="00000000" w:rsidDel="00000000" w:rsidP="00000000" w:rsidRDefault="00000000" w:rsidRPr="00000000" w14:paraId="0000005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714"/>
          <w:tab w:val="right" w:leader="none" w:pos="10026"/>
        </w:tabs>
        <w:spacing w:after="0" w:before="220" w:line="240" w:lineRule="auto"/>
        <w:ind w:left="2714" w:right="0" w:hanging="698.0000000000001"/>
        <w:jc w:val="left"/>
        <w:rPr/>
      </w:pPr>
      <w:hyperlink w:anchor="_heading=h.4t3qaysqwey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w:t>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14"/>
          <w:tab w:val="right" w:leader="none" w:pos="10026"/>
        </w:tabs>
        <w:spacing w:after="0" w:before="478" w:line="240" w:lineRule="auto"/>
        <w:ind w:left="1514" w:right="0" w:hanging="327"/>
        <w:jc w:val="left"/>
        <w:rPr/>
      </w:pPr>
      <w:hyperlink w:anchor="_heading=h.i0rft6g4svp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Marco teórico</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26</w:t>
      </w:r>
    </w:p>
    <w:p w:rsidR="00000000" w:rsidDel="00000000" w:rsidP="00000000" w:rsidRDefault="00000000" w:rsidRPr="00000000" w14:paraId="0000005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015"/>
          <w:tab w:val="right" w:leader="none" w:pos="10026"/>
        </w:tabs>
        <w:spacing w:after="0" w:before="220" w:line="240" w:lineRule="auto"/>
        <w:ind w:left="2015" w:right="0" w:hanging="500.99999999999994"/>
        <w:jc w:val="left"/>
        <w:rPr/>
      </w:pPr>
      <w:hyperlink w:anchor="_heading=h.q41mryvllx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Marco conceptual</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341" w:line="240" w:lineRule="auto"/>
        <w:ind w:left="475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w:t>
      </w:r>
    </w:p>
    <w:p w:rsidR="00000000" w:rsidDel="00000000" w:rsidP="00000000" w:rsidRDefault="00000000" w:rsidRPr="00000000" w14:paraId="0000005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81"/>
          <w:tab w:val="right" w:leader="none" w:pos="8892"/>
        </w:tabs>
        <w:spacing w:after="0" w:before="73" w:line="240" w:lineRule="auto"/>
        <w:ind w:left="1581" w:right="0" w:hanging="699"/>
        <w:jc w:val="left"/>
        <w:rPr/>
      </w:pPr>
      <w:hyperlink w:anchor="_heading=h.ebhvkfu89e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tareas matemáticas: fundamentos teóricos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w:t>
      </w:r>
    </w:p>
    <w:p w:rsidR="00000000" w:rsidDel="00000000" w:rsidP="00000000" w:rsidRDefault="00000000" w:rsidRPr="00000000" w14:paraId="0000005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81"/>
          <w:tab w:val="right" w:leader="none" w:pos="8892"/>
        </w:tabs>
        <w:spacing w:after="0" w:before="211" w:line="240" w:lineRule="auto"/>
        <w:ind w:left="1581" w:right="0" w:hanging="699"/>
        <w:jc w:val="left"/>
        <w:rPr/>
      </w:pPr>
      <w:hyperlink w:anchor="_heading=h.x59j7v4bts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Pensamiento trigonométrico: construcción conceptual y didáctica</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w:t>
      </w:r>
    </w:p>
    <w:p w:rsidR="00000000" w:rsidDel="00000000" w:rsidP="00000000" w:rsidRDefault="00000000" w:rsidRPr="00000000" w14:paraId="0000005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81"/>
          <w:tab w:val="right" w:leader="none" w:pos="8892"/>
        </w:tabs>
        <w:spacing w:after="0" w:before="210" w:line="240" w:lineRule="auto"/>
        <w:ind w:left="1581" w:right="0" w:hanging="699"/>
        <w:jc w:val="left"/>
        <w:rPr/>
      </w:pPr>
      <w:hyperlink w:anchor="_heading=h.l6rks3h6x4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Modelación matemática y tareas contextualizadas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w:t>
      </w:r>
    </w:p>
    <w:p w:rsidR="00000000" w:rsidDel="00000000" w:rsidP="00000000" w:rsidRDefault="00000000" w:rsidRPr="00000000" w14:paraId="0000005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74"/>
          <w:tab w:val="right" w:leader="none" w:pos="8892"/>
        </w:tabs>
        <w:spacing w:after="0" w:before="210" w:line="240" w:lineRule="auto"/>
        <w:ind w:left="1574" w:right="0" w:hanging="692"/>
        <w:jc w:val="left"/>
        <w:rPr/>
      </w:pPr>
      <w:hyperlink w:anchor="_heading=h.6fiiloopom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Tecnología y herramientas digitales en educación matemática</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w:t>
      </w:r>
    </w:p>
    <w:p w:rsidR="00000000" w:rsidDel="00000000" w:rsidP="00000000" w:rsidRDefault="00000000" w:rsidRPr="00000000" w14:paraId="0000005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81"/>
          <w:tab w:val="right" w:leader="none" w:pos="8892"/>
        </w:tabs>
        <w:spacing w:after="0" w:before="210" w:line="240" w:lineRule="auto"/>
        <w:ind w:left="1581" w:right="0" w:hanging="699"/>
        <w:jc w:val="left"/>
        <w:rPr/>
      </w:pPr>
      <w:hyperlink w:anchor="_heading=h.9pvrryybfc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Inteligencia artificial en educación: posibilidades y desafíos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05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81"/>
          <w:tab w:val="right" w:leader="none" w:pos="8892"/>
        </w:tabs>
        <w:spacing w:after="0" w:before="210" w:line="240" w:lineRule="auto"/>
        <w:ind w:left="1581" w:right="0" w:hanging="699"/>
        <w:jc w:val="left"/>
        <w:rPr/>
      </w:pPr>
      <w:hyperlink w:anchor="_heading=h.qgqdmjd2ep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Síntesis: hacia un diseño de tareas en trigonometría mediado por IA</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w:t>
      </w:r>
    </w:p>
    <w:p w:rsidR="00000000" w:rsidDel="00000000" w:rsidP="00000000" w:rsidRDefault="00000000" w:rsidRPr="00000000" w14:paraId="0000005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81"/>
          <w:tab w:val="right" w:leader="none" w:pos="8892"/>
        </w:tabs>
        <w:spacing w:after="0" w:before="210" w:line="240" w:lineRule="auto"/>
        <w:ind w:left="881" w:right="0" w:hanging="500"/>
        <w:jc w:val="left"/>
        <w:rPr/>
      </w:pPr>
      <w:hyperlink w:anchor="_heading=h.4i58xoux078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Marco referencial</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w:t>
      </w:r>
    </w:p>
    <w:p w:rsidR="00000000" w:rsidDel="00000000" w:rsidP="00000000" w:rsidRDefault="00000000" w:rsidRPr="00000000" w14:paraId="0000005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81"/>
          <w:tab w:val="right" w:leader="none" w:pos="8892"/>
        </w:tabs>
        <w:spacing w:after="0" w:before="211" w:line="240" w:lineRule="auto"/>
        <w:ind w:left="881" w:right="0" w:hanging="500"/>
        <w:jc w:val="left"/>
        <w:rPr/>
      </w:pPr>
      <w:hyperlink w:anchor="_heading=h.rzu7x6jmst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Marco contextual</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w:t>
      </w:r>
    </w:p>
    <w:p w:rsidR="00000000" w:rsidDel="00000000" w:rsidP="00000000" w:rsidRDefault="00000000" w:rsidRPr="00000000"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0"/>
          <w:tab w:val="right" w:leader="none" w:pos="8892"/>
        </w:tabs>
        <w:spacing w:after="0" w:before="428" w:line="240" w:lineRule="auto"/>
        <w:ind w:left="380" w:right="0" w:hanging="327"/>
        <w:jc w:val="left"/>
        <w:rPr/>
      </w:pPr>
      <w:hyperlink w:anchor="_heading=h.g0eamoj8h6h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Marco metodológico</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w:t>
      </w:r>
    </w:p>
    <w:p w:rsidR="00000000" w:rsidDel="00000000" w:rsidP="00000000" w:rsidRDefault="00000000" w:rsidRPr="00000000" w14:paraId="0000006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81"/>
          <w:tab w:val="right" w:leader="none" w:pos="8892"/>
        </w:tabs>
        <w:spacing w:after="0" w:before="210" w:line="240" w:lineRule="auto"/>
        <w:ind w:left="881" w:right="0" w:hanging="500"/>
        <w:jc w:val="left"/>
        <w:rPr/>
      </w:pPr>
      <w:hyperlink w:anchor="_heading=h.k381i2ceo7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Caracterización de la investigación</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w:t>
      </w:r>
    </w:p>
    <w:p w:rsidR="00000000" w:rsidDel="00000000" w:rsidP="00000000" w:rsidRDefault="00000000" w:rsidRPr="00000000" w14:paraId="0000006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81"/>
          <w:tab w:val="right" w:leader="none" w:pos="8892"/>
        </w:tabs>
        <w:spacing w:after="0" w:before="210" w:line="240" w:lineRule="auto"/>
        <w:ind w:left="881" w:right="0" w:hanging="500"/>
        <w:jc w:val="left"/>
        <w:rPr/>
      </w:pPr>
      <w:hyperlink w:anchor="_heading=h.hu7oi54765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Fuentes de información y métodos de recolección</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w:t>
      </w:r>
    </w:p>
    <w:p w:rsidR="00000000" w:rsidDel="00000000" w:rsidP="00000000" w:rsidRDefault="00000000" w:rsidRPr="00000000" w14:paraId="0000006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81"/>
          <w:tab w:val="right" w:leader="none" w:pos="8892"/>
        </w:tabs>
        <w:spacing w:after="0" w:before="211" w:line="240" w:lineRule="auto"/>
        <w:ind w:left="1581" w:right="0" w:hanging="699"/>
        <w:jc w:val="left"/>
        <w:rPr/>
      </w:pPr>
      <w:hyperlink w:anchor="_heading=h.j074t69oxr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Registros de observación</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w:t>
      </w:r>
    </w:p>
    <w:p w:rsidR="00000000" w:rsidDel="00000000" w:rsidP="00000000" w:rsidRDefault="00000000" w:rsidRPr="00000000" w14:paraId="0000006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81"/>
          <w:tab w:val="right" w:leader="none" w:pos="8892"/>
        </w:tabs>
        <w:spacing w:after="0" w:before="210" w:line="240" w:lineRule="auto"/>
        <w:ind w:left="1581" w:right="0" w:hanging="699"/>
        <w:jc w:val="left"/>
        <w:rPr/>
      </w:pPr>
      <w:hyperlink w:anchor="_heading=h.3ew26ab2hu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Entrevistas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w:t>
      </w:r>
    </w:p>
    <w:p w:rsidR="00000000" w:rsidDel="00000000" w:rsidP="00000000" w:rsidRDefault="00000000" w:rsidRPr="00000000" w14:paraId="0000006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81"/>
          <w:tab w:val="right" w:leader="none" w:pos="8892"/>
        </w:tabs>
        <w:spacing w:after="0" w:before="210" w:line="240" w:lineRule="auto"/>
        <w:ind w:left="1581" w:right="0" w:hanging="699"/>
        <w:jc w:val="left"/>
        <w:rPr/>
      </w:pPr>
      <w:hyperlink w:anchor="_heading=h.p01bjnlix5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Protocolos y producciones de los estudiantes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w:t>
      </w:r>
    </w:p>
    <w:p w:rsidR="00000000" w:rsidDel="00000000" w:rsidP="00000000" w:rsidRDefault="00000000" w:rsidRPr="00000000" w14:paraId="0000006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81"/>
          <w:tab w:val="right" w:leader="none" w:pos="8892"/>
        </w:tabs>
        <w:spacing w:after="0" w:before="210" w:line="240" w:lineRule="auto"/>
        <w:ind w:left="1581" w:right="0" w:hanging="699"/>
        <w:jc w:val="left"/>
        <w:rPr/>
      </w:pPr>
      <w:hyperlink w:anchor="_heading=h.g1xrd7u2xd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Cuestionarios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w:t>
      </w:r>
    </w:p>
    <w:p w:rsidR="00000000" w:rsidDel="00000000" w:rsidP="00000000" w:rsidRDefault="00000000" w:rsidRPr="00000000" w14:paraId="0000006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81"/>
          <w:tab w:val="right" w:leader="none" w:pos="8892"/>
        </w:tabs>
        <w:spacing w:after="0" w:before="210" w:line="240" w:lineRule="auto"/>
        <w:ind w:left="881" w:right="0" w:hanging="500"/>
        <w:jc w:val="left"/>
        <w:rPr/>
      </w:pPr>
      <w:hyperlink w:anchor="_heading=h.98sckfsxpl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Procedimiento de análisis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w:t>
      </w:r>
    </w:p>
    <w:p w:rsidR="00000000" w:rsidDel="00000000" w:rsidP="00000000" w:rsidRDefault="00000000" w:rsidRPr="00000000" w14:paraId="0000006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81"/>
          <w:tab w:val="right" w:leader="none" w:pos="8892"/>
        </w:tabs>
        <w:spacing w:after="0" w:before="211" w:line="240" w:lineRule="auto"/>
        <w:ind w:left="1581" w:right="0" w:hanging="699"/>
        <w:jc w:val="left"/>
        <w:rPr/>
      </w:pPr>
      <w:hyperlink w:anchor="_heading=h.b9erhkuayg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Organización inicial de la información</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w:t>
      </w:r>
    </w:p>
    <w:p w:rsidR="00000000" w:rsidDel="00000000" w:rsidP="00000000" w:rsidRDefault="00000000" w:rsidRPr="00000000" w14:paraId="0000006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81"/>
          <w:tab w:val="right" w:leader="none" w:pos="8892"/>
        </w:tabs>
        <w:spacing w:after="0" w:before="210" w:line="240" w:lineRule="auto"/>
        <w:ind w:left="1581" w:right="0" w:hanging="699"/>
        <w:jc w:val="left"/>
        <w:rPr/>
      </w:pPr>
      <w:hyperlink w:anchor="_heading=h.a6m8unkk7z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Identificación de patrones y construcción de categorías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w:t>
      </w:r>
    </w:p>
    <w:p w:rsidR="00000000" w:rsidDel="00000000" w:rsidP="00000000" w:rsidRDefault="00000000" w:rsidRPr="00000000" w14:paraId="0000006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73"/>
          <w:tab w:val="right" w:leader="none" w:pos="8892"/>
        </w:tabs>
        <w:spacing w:after="0" w:before="210" w:line="240" w:lineRule="auto"/>
        <w:ind w:left="1573" w:right="0" w:hanging="691"/>
        <w:jc w:val="left"/>
        <w:rPr/>
      </w:pPr>
      <w:hyperlink w:anchor="_heading=h.50jmyxw27au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de las producciones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w:t>
      </w:r>
    </w:p>
    <w:p w:rsidR="00000000" w:rsidDel="00000000" w:rsidP="00000000" w:rsidRDefault="00000000" w:rsidRPr="00000000" w14:paraId="0000006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574"/>
          <w:tab w:val="right" w:leader="none" w:pos="8892"/>
        </w:tabs>
        <w:spacing w:after="0" w:before="210" w:line="240" w:lineRule="auto"/>
        <w:ind w:left="1574" w:right="0" w:hanging="692"/>
        <w:jc w:val="left"/>
        <w:rPr/>
      </w:pPr>
      <w:hyperlink w:anchor="_heading=h.v4r1mmdqs2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Triangulación de fuentes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w:t>
      </w:r>
    </w:p>
    <w:p w:rsidR="00000000" w:rsidDel="00000000" w:rsidP="00000000" w:rsidRDefault="00000000" w:rsidRPr="00000000" w14:paraId="0000006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81"/>
          <w:tab w:val="right" w:leader="none" w:pos="8892"/>
        </w:tabs>
        <w:spacing w:after="0" w:before="210" w:line="240" w:lineRule="auto"/>
        <w:ind w:left="881" w:right="0" w:hanging="500"/>
        <w:jc w:val="left"/>
        <w:rPr/>
      </w:pPr>
      <w:hyperlink w:anchor="_heading=h.skijt040kv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Ubicación del proyecto o caso de estudio</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w:t>
      </w:r>
    </w:p>
    <w:p w:rsidR="00000000" w:rsidDel="00000000" w:rsidP="00000000" w:rsidRDefault="00000000" w:rsidRPr="00000000" w14:paraId="0000006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81"/>
          <w:tab w:val="right" w:leader="none" w:pos="8892"/>
        </w:tabs>
        <w:spacing w:after="0" w:before="210" w:line="240" w:lineRule="auto"/>
        <w:ind w:left="881" w:right="0" w:hanging="500"/>
        <w:jc w:val="left"/>
        <w:rPr/>
      </w:pPr>
      <w:hyperlink w:anchor="_heading=h.j4mitflvie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Métodos y materiales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w:t>
      </w:r>
    </w:p>
    <w:p w:rsidR="00000000" w:rsidDel="00000000" w:rsidP="00000000" w:rsidRDefault="00000000" w:rsidRPr="00000000" w14:paraId="0000006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81"/>
          <w:tab w:val="right" w:leader="none" w:pos="8892"/>
        </w:tabs>
        <w:spacing w:after="0" w:before="211" w:line="240" w:lineRule="auto"/>
        <w:ind w:left="881" w:right="0" w:hanging="500"/>
        <w:jc w:val="left"/>
        <w:rPr/>
      </w:pPr>
      <w:hyperlink w:anchor="_heading=h.j62jx98hht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Cronograma de actividades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w:t>
      </w:r>
    </w:p>
    <w:p w:rsidR="00000000" w:rsidDel="00000000" w:rsidP="00000000" w:rsidRDefault="00000000" w:rsidRPr="00000000" w14:paraId="0000006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81"/>
          <w:tab w:val="right" w:leader="none" w:pos="8892"/>
        </w:tabs>
        <w:spacing w:after="0" w:before="210" w:line="240" w:lineRule="auto"/>
        <w:ind w:left="881" w:right="0" w:hanging="500"/>
        <w:jc w:val="left"/>
        <w:rPr/>
      </w:pPr>
      <w:hyperlink w:anchor="_heading=h.p4xr0qsqpf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Presupuesto</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92"/>
        </w:tabs>
        <w:spacing w:after="0" w:before="428" w:line="240" w:lineRule="auto"/>
        <w:ind w:left="53" w:right="0" w:firstLine="0"/>
        <w:jc w:val="left"/>
        <w:rPr>
          <w:rFonts w:ascii="Arial" w:cs="Arial" w:eastAsia="Arial" w:hAnsi="Arial"/>
          <w:b w:val="1"/>
          <w:bCs w:val="1"/>
          <w:i w:val="0"/>
          <w:iCs w:val="0"/>
          <w:smallCaps w:val="0"/>
          <w:strike w:val="0"/>
          <w:color w:val="000000"/>
          <w:sz w:val="22"/>
          <w:szCs w:val="22"/>
          <w:u w:val="none"/>
          <w:shd w:fill="auto" w:val="clear"/>
          <w:vertAlign w:val="baseline"/>
        </w:rPr>
        <w:sectPr>
          <w:type w:val="continuous"/>
          <w:pgSz w:h="15840" w:w="12240" w:orient="portrait"/>
          <w:pgMar w:bottom="1097" w:top="1640" w:left="1080" w:right="1080" w:header="0" w:footer="0"/>
        </w:sectPr>
      </w:pPr>
      <w:hyperlink w:anchor="_heading=h.ymlklb62uar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 Bibliográficas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spacing w:before="0" w:lineRule="auto"/>
        <w:ind w:left="531" w:right="0" w:firstLine="0"/>
        <w:jc w:val="center"/>
        <w:rPr>
          <w:sz w:val="17"/>
          <w:szCs w:val="17"/>
        </w:rPr>
        <w:sectPr>
          <w:type w:val="continuous"/>
          <w:pgSz w:h="15840" w:w="12240" w:orient="portrait"/>
          <w:pgMar w:bottom="280" w:top="1640" w:left="1080" w:right="1080" w:header="0" w:footer="0"/>
        </w:sectPr>
      </w:pPr>
      <w:r w:rsidDel="00000000" w:rsidR="00000000" w:rsidRPr="00000000">
        <w:rPr>
          <w:sz w:val="17"/>
          <w:szCs w:val="17"/>
          <w:rtl w:val="0"/>
        </w:rPr>
        <w:t xml:space="preserve">II</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bookmarkStart w:colFirst="0" w:colLast="0" w:name="bookmark=id.hiurndb8v5a7" w:id="5"/>
    <w:bookmarkEnd w:id="5"/>
    <w:p w:rsidR="00000000" w:rsidDel="00000000" w:rsidP="00000000" w:rsidRDefault="00000000" w:rsidRPr="00000000" w14:paraId="000000B1">
      <w:pPr>
        <w:spacing w:before="0" w:lineRule="auto"/>
        <w:ind w:left="0" w:right="529" w:firstLine="0"/>
        <w:jc w:val="center"/>
        <w:rPr>
          <w:sz w:val="17"/>
          <w:szCs w:val="17"/>
        </w:rPr>
        <w:sectPr>
          <w:headerReference r:id="rId11" w:type="default"/>
          <w:headerReference r:id="rId12" w:type="even"/>
          <w:type w:val="nextPage"/>
          <w:pgSz w:h="15840" w:w="12240" w:orient="portrait"/>
          <w:pgMar w:bottom="280" w:top="2600" w:left="1080" w:right="1080" w:header="2242" w:footer="0"/>
        </w:sectPr>
      </w:pPr>
      <w:bookmarkStart w:colFirst="0" w:colLast="0" w:name="_heading=h.c3lqg1son6qj" w:id="6"/>
      <w:bookmarkEnd w:id="6"/>
      <w:r w:rsidDel="00000000" w:rsidR="00000000" w:rsidRPr="00000000">
        <w:rPr>
          <w:sz w:val="17"/>
          <w:szCs w:val="17"/>
          <w:rtl w:val="0"/>
        </w:rPr>
        <w:t xml:space="preserve">III</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E">
      <w:pPr>
        <w:spacing w:before="0" w:lineRule="auto"/>
        <w:ind w:left="531" w:right="0" w:firstLine="0"/>
        <w:jc w:val="center"/>
        <w:rPr>
          <w:sz w:val="17"/>
          <w:szCs w:val="17"/>
        </w:rPr>
        <w:sectPr>
          <w:type w:val="nextPage"/>
          <w:pgSz w:h="15840" w:w="12240" w:orient="portrait"/>
          <w:pgMar w:bottom="280" w:top="2600" w:left="1080" w:right="1080" w:header="2242" w:footer="0"/>
        </w:sectPr>
      </w:pPr>
      <w:r w:rsidDel="00000000" w:rsidR="00000000" w:rsidRPr="00000000">
        <w:rPr>
          <w:sz w:val="17"/>
          <w:szCs w:val="17"/>
          <w:rtl w:val="0"/>
        </w:rPr>
        <w:t xml:space="preserve">IV</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gc3fdpxyre6c" w:id="7"/>
    <w:bookmarkEnd w:id="7"/>
    <w:p w:rsidR="00000000" w:rsidDel="00000000" w:rsidP="00000000" w:rsidRDefault="00000000" w:rsidRPr="00000000" w14:paraId="000000F1">
      <w:pPr>
        <w:pStyle w:val="Heading1"/>
        <w:ind w:left="3192" w:firstLine="0"/>
        <w:rPr/>
      </w:pPr>
      <w:bookmarkStart w:colFirst="0" w:colLast="0" w:name="_heading=h.qcqoml93xj42" w:id="8"/>
      <w:bookmarkEnd w:id="8"/>
      <w:r w:rsidDel="00000000" w:rsidR="00000000" w:rsidRPr="00000000">
        <w:rPr>
          <w:rtl w:val="0"/>
        </w:rPr>
        <w:t xml:space="preserve">PLANTEAMIENTO DEL PROBLEMA</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1180" w:right="15" w:firstLine="71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trigonometría se ha transformado en un componente fundamental en el currículo de matemáticas en la educación </w:t>
      </w:r>
      <w:sdt>
        <w:sdtPr>
          <w:id w:val="-1497081589"/>
          <w:tag w:val="goog_rdk_1"/>
        </w:sdtPr>
        <w:sdtContent>
          <w:commentRangeStart w:id="1"/>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y superior,</w:t>
      </w:r>
      <w:commentRangeEnd w:id="1"/>
      <w:r w:rsidDel="00000000" w:rsidR="00000000" w:rsidRPr="00000000">
        <w:commentReference w:id="1"/>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relacionando modelación de fenómenos periódicos y representación de variaciones en contextos físicos y naturales (Díaz-Fernández, </w:t>
      </w:r>
      <w:hyperlink w:anchor="_heading=h.n6bqxguxps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Rosa, </w:t>
      </w:r>
      <w:hyperlink w:anchor="_heading=h.7oydk4qo8a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Diversos estudios señalan que la trigonometría ha sido históricamente una de las áreas más desafiantes para los estudiantes en educación media, trascendiendo </w:t>
      </w:r>
      <w:sdt>
        <w:sdtPr>
          <w:id w:val="1523867871"/>
          <w:tag w:val="goog_rdk_2"/>
        </w:sdtPr>
        <w:sdtContent>
          <w:commentRangeStart w:id="2"/>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dichos desafíos de comprensión </w:t>
      </w:r>
      <w:commentRangeEnd w:id="2"/>
      <w:r w:rsidDel="00000000" w:rsidR="00000000" w:rsidRPr="00000000">
        <w:commentReference w:id="2"/>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hasta los primeros niveles universitarios, tanto en términos de comprensión de conceptos como en la aplicabilidad de en contexto de ingeniería (Iriarte et al., </w:t>
      </w:r>
      <w:hyperlink w:anchor="_heading=h.4fi0leptds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Cómo bien indican Lazo y Matute (</w:t>
      </w:r>
      <w:hyperlink w:anchor="_heading=h.ostvcgvk8a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Rodríguez (</w:t>
      </w:r>
      <w:hyperlink w:anchor="_heading=h.obi1636w9x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2018</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enseñanza de la trigonometría debe ser abordada desde prácticas pedagógicas innovadoras que </w:t>
      </w:r>
      <w:sdt>
        <w:sdtPr>
          <w:id w:val="-1932431717"/>
          <w:tag w:val="goog_rdk_3"/>
        </w:sdtPr>
        <w:sdtContent>
          <w:ins w:author="Marisol Santacruz Rodriguez" w:id="0" w:date="2026-03-04T21:11:27Z"/>
          <w:sdt>
            <w:sdtPr>
              <w:id w:val="-1982874482"/>
              <w:tag w:val="goog_rdk_4"/>
            </w:sdtPr>
            <w:sdtContent>
              <w:ins w:author="Marisol Santacruz Rodriguez" w:id="0" w:date="2026-03-04T21:11:27Z">
                <w:r w:rsidDel="00000000" w:rsidR="00000000" w:rsidRPr="00000000">
                  <w:rPr>
                    <w:rtl w:val="0"/>
                    <w:rPrChange w:author="Marisol Santacruz Rodriguez" w:id="1" w:date="2026-03-04T21:11:27Z">
                      <w:rPr>
                        <w:rFonts w:ascii="Arial" w:cs="Arial" w:eastAsia="Arial" w:hAnsi="Arial"/>
                        <w:b w:val="0"/>
                        <w:bCs w:val="0"/>
                        <w:i w:val="0"/>
                        <w:iCs w:val="0"/>
                        <w:smallCaps w:val="0"/>
                        <w:strike w:val="0"/>
                        <w:color w:val="000000"/>
                        <w:sz w:val="22"/>
                        <w:szCs w:val="22"/>
                        <w:u w:val="none"/>
                        <w:shd w:fill="auto" w:val="clear"/>
                        <w:vertAlign w:val="baseline"/>
                      </w:rPr>
                    </w:rPrChange>
                  </w:rPr>
                  <w:t xml:space="preserve">promuevan</w:t>
                </w:r>
              </w:ins>
            </w:sdtContent>
          </w:sdt>
          <w:ins w:author="Marisol Santacruz Rodriguez" w:id="0" w:date="2026-03-04T21:11:27Z"/>
        </w:sdtContent>
      </w:sdt>
      <w:sdt>
        <w:sdtPr>
          <w:id w:val="-2021664445"/>
          <w:tag w:val="goog_rdk_5"/>
        </w:sdtPr>
        <w:sdtContent>
          <w:del w:author="Marisol Santacruz Rodriguez" w:id="0" w:date="2026-03-04T21:11:27Z"/>
          <w:sdt>
            <w:sdtPr>
              <w:id w:val="1083098169"/>
              <w:tag w:val="goog_rdk_6"/>
            </w:sdtPr>
            <w:sdtContent>
              <w:del w:author="Marisol Santacruz Rodriguez" w:id="0" w:date="2026-03-04T21:11:27Z">
                <w:r w:rsidDel="00000000" w:rsidR="00000000" w:rsidRPr="00000000">
                  <w:rPr>
                    <w:rtl w:val="0"/>
                    <w:rPrChange w:author="Marisol Santacruz Rodriguez" w:id="1" w:date="2026-03-04T21:11:2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promue- van</w:delText>
                </w:r>
              </w:del>
            </w:sdtContent>
          </w:sdt>
          <w:del w:author="Marisol Santacruz Rodriguez" w:id="0" w:date="2026-03-04T21:11:27Z"/>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comprensión profunda y el pensamiento crítico, en lugar de la mera memorización de fórmulas y procedimientos, lo cual limita la construcción de aprendizajes significativos (Cadalso, </w:t>
      </w:r>
      <w:hyperlink w:anchor="_heading=h.847lwbnrz8o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Fiallo Leal, </w:t>
      </w:r>
      <w:hyperlink w:anchor="_heading=h.aki04n2tzr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 tanto, es crucial identificar enfoques pedagógicos efectivos que </w:t>
      </w:r>
      <w:sdt>
        <w:sdtPr>
          <w:id w:val="27048405"/>
          <w:tag w:val="goog_rdk_7"/>
        </w:sdtPr>
        <w:sdtContent>
          <w:ins w:author="Marisol Santacruz Rodriguez" w:id="2" w:date="2026-03-04T21:11:30Z"/>
          <w:sdt>
            <w:sdtPr>
              <w:id w:val="291985035"/>
              <w:tag w:val="goog_rdk_8"/>
            </w:sdtPr>
            <w:sdtContent>
              <w:ins w:author="Marisol Santacruz Rodriguez" w:id="2" w:date="2026-03-04T21:11:30Z">
                <w:r w:rsidDel="00000000" w:rsidR="00000000" w:rsidRPr="00000000">
                  <w:rPr>
                    <w:rtl w:val="0"/>
                    <w:rPrChange w:author="Marisol Santacruz Rodriguez" w:id="3" w:date="2026-03-04T21:11:30Z">
                      <w:rPr>
                        <w:rFonts w:ascii="Arial" w:cs="Arial" w:eastAsia="Arial" w:hAnsi="Arial"/>
                        <w:b w:val="0"/>
                        <w:bCs w:val="0"/>
                        <w:i w:val="0"/>
                        <w:iCs w:val="0"/>
                        <w:smallCaps w:val="0"/>
                        <w:strike w:val="0"/>
                        <w:color w:val="000000"/>
                        <w:sz w:val="22"/>
                        <w:szCs w:val="22"/>
                        <w:u w:val="none"/>
                        <w:shd w:fill="auto" w:val="clear"/>
                        <w:vertAlign w:val="baseline"/>
                      </w:rPr>
                    </w:rPrChange>
                  </w:rPr>
                  <w:t xml:space="preserve">contextualizan</w:t>
                </w:r>
              </w:ins>
            </w:sdtContent>
          </w:sdt>
          <w:ins w:author="Marisol Santacruz Rodriguez" w:id="2" w:date="2026-03-04T21:11:30Z"/>
        </w:sdtContent>
      </w:sdt>
      <w:sdt>
        <w:sdtPr>
          <w:id w:val="-1014731165"/>
          <w:tag w:val="goog_rdk_9"/>
        </w:sdtPr>
        <w:sdtContent>
          <w:del w:author="Marisol Santacruz Rodriguez" w:id="2" w:date="2026-03-04T21:11:30Z"/>
          <w:sdt>
            <w:sdtPr>
              <w:id w:val="-1204934703"/>
              <w:tag w:val="goog_rdk_10"/>
            </w:sdtPr>
            <w:sdtContent>
              <w:del w:author="Marisol Santacruz Rodriguez" w:id="2" w:date="2026-03-04T21:11:30Z">
                <w:r w:rsidDel="00000000" w:rsidR="00000000" w:rsidRPr="00000000">
                  <w:rPr>
                    <w:rtl w:val="0"/>
                    <w:rPrChange w:author="Marisol Santacruz Rodriguez" w:id="3" w:date="2026-03-04T21:11:30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contextualicen</w:delText>
                </w:r>
              </w:del>
            </w:sdtContent>
          </w:sdt>
          <w:del w:author="Marisol Santacruz Rodriguez" w:id="2" w:date="2026-03-04T21:11:30Z"/>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aprendizaje para mejorar la comprensión y aplicación de la trigonometría en escenarios del mundo real (Zambrano-Choez et al., </w:t>
      </w:r>
      <w:hyperlink w:anchor="_heading=h.uipaw9f1ph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señala Rosa (</w:t>
      </w:r>
      <w:hyperlink w:anchor="_heading=h.7oydk4qo8a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Torres-Corrales et al. (</w:t>
      </w:r>
      <w:hyperlink w:anchor="_heading=h.bi3868pi24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2021</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 de las dificultades más comunes que enfrentan los estudiantes de educación media </w:t>
      </w:r>
      <w:sdt>
        <w:sdtPr>
          <w:id w:val="1006127921"/>
          <w:tag w:val="goog_rdk_11"/>
        </w:sdtPr>
        <w:sdtContent>
          <w:del w:author="Marisol Santacruz Rodriguez" w:id="4" w:date="2026-03-04T21:11:3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delText xml:space="preserve">y superior </w:delText>
            </w:r>
          </w:del>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la transición desde el tratamiento geométrico de las razones trigonométricas relacionadas al triángulo rectángulo, hacia la interpretación de las funciones trigonométricas como entidades </w:t>
      </w:r>
      <w:sdt>
        <w:sdtPr>
          <w:id w:val="278599340"/>
          <w:tag w:val="goog_rdk_12"/>
        </w:sdtPr>
        <w:sdtContent>
          <w:ins w:author="Marisol Santacruz Rodriguez" w:id="5" w:date="2026-03-04T21:11:41Z"/>
          <w:sdt>
            <w:sdtPr>
              <w:id w:val="875840274"/>
              <w:tag w:val="goog_rdk_13"/>
            </w:sdtPr>
            <w:sdtContent>
              <w:ins w:author="Marisol Santacruz Rodriguez" w:id="5" w:date="2026-03-04T21:11:41Z">
                <w:r w:rsidDel="00000000" w:rsidR="00000000" w:rsidRPr="00000000">
                  <w:rPr>
                    <w:rtl w:val="0"/>
                    <w:rPrChange w:author="Marisol Santacruz Rodriguez" w:id="6" w:date="2026-03-04T21:11:41Z">
                      <w:rPr>
                        <w:rFonts w:ascii="Arial" w:cs="Arial" w:eastAsia="Arial" w:hAnsi="Arial"/>
                        <w:b w:val="0"/>
                        <w:bCs w:val="0"/>
                        <w:i w:val="0"/>
                        <w:iCs w:val="0"/>
                        <w:smallCaps w:val="0"/>
                        <w:strike w:val="0"/>
                        <w:color w:val="000000"/>
                        <w:sz w:val="22"/>
                        <w:szCs w:val="22"/>
                        <w:u w:val="none"/>
                        <w:shd w:fill="auto" w:val="clear"/>
                        <w:vertAlign w:val="baseline"/>
                      </w:rPr>
                    </w:rPrChange>
                  </w:rPr>
                  <w:t xml:space="preserve">dinámicas</w:t>
                </w:r>
              </w:ins>
            </w:sdtContent>
          </w:sdt>
          <w:ins w:author="Marisol Santacruz Rodriguez" w:id="5" w:date="2026-03-04T21:11:41Z"/>
        </w:sdtContent>
      </w:sdt>
      <w:sdt>
        <w:sdtPr>
          <w:id w:val="-516637127"/>
          <w:tag w:val="goog_rdk_14"/>
        </w:sdtPr>
        <w:sdtContent>
          <w:del w:author="Marisol Santacruz Rodriguez" w:id="5" w:date="2026-03-04T21:11:41Z"/>
          <w:sdt>
            <w:sdtPr>
              <w:id w:val="263004274"/>
              <w:tag w:val="goog_rdk_15"/>
            </w:sdtPr>
            <w:sdtContent>
              <w:del w:author="Marisol Santacruz Rodriguez" w:id="5" w:date="2026-03-04T21:11:41Z">
                <w:r w:rsidDel="00000000" w:rsidR="00000000" w:rsidRPr="00000000">
                  <w:rPr>
                    <w:rtl w:val="0"/>
                    <w:rPrChange w:author="Marisol Santacruz Rodriguez" w:id="6" w:date="2026-03-04T21:11:41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diná- micas</w:delText>
                </w:r>
              </w:del>
            </w:sdtContent>
          </w:sdt>
          <w:del w:author="Marisol Santacruz Rodriguez" w:id="5" w:date="2026-03-04T21:11:41Z"/>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definidas en los números reales que modelan fenómenos periódicos. Esta transición conceptual es fundamental para el desarrollo de habilidades matemáticas pues permite </w:t>
      </w:r>
      <w:sdt>
        <w:sdtPr>
          <w:id w:val="1544978811"/>
          <w:tag w:val="goog_rdk_16"/>
        </w:sdtPr>
        <w:sdtContent>
          <w:ins w:author="Marisol Santacruz Rodriguez" w:id="7" w:date="2026-03-04T21:11:43Z"/>
          <w:sdt>
            <w:sdtPr>
              <w:id w:val="-1018809102"/>
              <w:tag w:val="goog_rdk_17"/>
            </w:sdtPr>
            <w:sdtContent>
              <w:ins w:author="Marisol Santacruz Rodriguez" w:id="7" w:date="2026-03-04T21:11:43Z">
                <w:r w:rsidDel="00000000" w:rsidR="00000000" w:rsidRPr="00000000">
                  <w:rPr>
                    <w:rtl w:val="0"/>
                    <w:rPrChange w:author="Marisol Santacruz Rodriguez" w:id="8" w:date="2026-03-04T21:11:43Z">
                      <w:rPr>
                        <w:rFonts w:ascii="Arial" w:cs="Arial" w:eastAsia="Arial" w:hAnsi="Arial"/>
                        <w:b w:val="0"/>
                        <w:bCs w:val="0"/>
                        <w:i w:val="0"/>
                        <w:iCs w:val="0"/>
                        <w:smallCaps w:val="0"/>
                        <w:strike w:val="0"/>
                        <w:color w:val="000000"/>
                        <w:sz w:val="22"/>
                        <w:szCs w:val="22"/>
                        <w:u w:val="none"/>
                        <w:shd w:fill="auto" w:val="clear"/>
                        <w:vertAlign w:val="baseline"/>
                      </w:rPr>
                    </w:rPrChange>
                  </w:rPr>
                  <w:t xml:space="preserve">comprender</w:t>
                </w:r>
              </w:ins>
            </w:sdtContent>
          </w:sdt>
          <w:ins w:author="Marisol Santacruz Rodriguez" w:id="7" w:date="2026-03-04T21:11:43Z"/>
        </w:sdtContent>
      </w:sdt>
      <w:sdt>
        <w:sdtPr>
          <w:id w:val="-497772492"/>
          <w:tag w:val="goog_rdk_18"/>
        </w:sdtPr>
        <w:sdtContent>
          <w:del w:author="Marisol Santacruz Rodriguez" w:id="7" w:date="2026-03-04T21:11:43Z"/>
          <w:sdt>
            <w:sdtPr>
              <w:id w:val="1666688017"/>
              <w:tag w:val="goog_rdk_19"/>
            </w:sdtPr>
            <w:sdtContent>
              <w:del w:author="Marisol Santacruz Rodriguez" w:id="7" w:date="2026-03-04T21:11:43Z">
                <w:r w:rsidDel="00000000" w:rsidR="00000000" w:rsidRPr="00000000">
                  <w:rPr>
                    <w:rtl w:val="0"/>
                    <w:rPrChange w:author="Marisol Santacruz Rodriguez" w:id="8" w:date="2026-03-04T21:11:43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com- prender</w:delText>
                </w:r>
              </w:del>
            </w:sdtContent>
          </w:sdt>
          <w:del w:author="Marisol Santacruz Rodriguez" w:id="7" w:date="2026-03-04T21:11:43Z"/>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conceptos elementales como por ejemplo, la transformación de un ángulo definido</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5" w:firstLine="0"/>
        <w:jc w:val="center"/>
        <w:rPr>
          <w:rFonts w:ascii="Arial" w:cs="Arial" w:eastAsia="Arial" w:hAnsi="Arial"/>
          <w:b w:val="0"/>
          <w:bCs w:val="0"/>
          <w:i w:val="0"/>
          <w:iCs w:val="0"/>
          <w:smallCaps w:val="0"/>
          <w:strike w:val="0"/>
          <w:color w:val="000000"/>
          <w:sz w:val="22"/>
          <w:szCs w:val="22"/>
          <w:u w:val="none"/>
          <w:shd w:fill="auto" w:val="clear"/>
          <w:vertAlign w:val="baseline"/>
        </w:rPr>
        <w:sectPr>
          <w:headerReference r:id="rId13" w:type="default"/>
          <w:headerReference r:id="rId14" w:type="even"/>
          <w:type w:val="nextPage"/>
          <w:pgSz w:h="15840" w:w="12240" w:orient="portrait"/>
          <w:pgMar w:bottom="280" w:top="2940" w:left="1080" w:right="1080" w:header="2592" w:footer="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círculo unitario a su representación asociada a magnitudes físicas y naturales como; desplazamiento, velocidad y aceleración en contextos de física e ingeniería (Escalante Go- doy, </w:t>
      </w:r>
      <w:hyperlink w:anchor="_heading=h.9ht6tngoqbk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2018</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48" w:right="1149" w:firstLine="71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muchas escuelas de Colombia, la dificultad para enseñar trigonometría arranca incluso antes de entrar al tema central: los estudiantes llegan con fragilidades en áreas </w:t>
      </w:r>
      <w:sdt>
        <w:sdtPr>
          <w:id w:val="-1594499387"/>
          <w:tag w:val="goog_rdk_20"/>
        </w:sdtPr>
        <w:sdtContent>
          <w:ins w:author="Marisol Santacruz Rodriguez" w:id="9" w:date="2026-03-04T21:12:40Z"/>
          <w:sdt>
            <w:sdtPr>
              <w:id w:val="1640803200"/>
              <w:tag w:val="goog_rdk_21"/>
            </w:sdtPr>
            <w:sdtContent>
              <w:ins w:author="Marisol Santacruz Rodriguez" w:id="9" w:date="2026-03-04T21:12:40Z">
                <w:r w:rsidDel="00000000" w:rsidR="00000000" w:rsidRPr="00000000">
                  <w:rPr>
                    <w:rtl w:val="0"/>
                    <w:rPrChange w:author="Marisol Santacruz Rodriguez" w:id="10" w:date="2026-03-04T21:12:40Z">
                      <w:rPr>
                        <w:rFonts w:ascii="Arial" w:cs="Arial" w:eastAsia="Arial" w:hAnsi="Arial"/>
                        <w:b w:val="0"/>
                        <w:bCs w:val="0"/>
                        <w:i w:val="0"/>
                        <w:iCs w:val="0"/>
                        <w:smallCaps w:val="0"/>
                        <w:strike w:val="0"/>
                        <w:color w:val="000000"/>
                        <w:sz w:val="22"/>
                        <w:szCs w:val="22"/>
                        <w:u w:val="none"/>
                        <w:shd w:fill="auto" w:val="clear"/>
                        <w:vertAlign w:val="baseline"/>
                      </w:rPr>
                    </w:rPrChange>
                  </w:rPr>
                  <w:t xml:space="preserve">esenciales</w:t>
                </w:r>
              </w:ins>
            </w:sdtContent>
          </w:sdt>
          <w:ins w:author="Marisol Santacruz Rodriguez" w:id="9" w:date="2026-03-04T21:12:40Z"/>
        </w:sdtContent>
      </w:sdt>
      <w:sdt>
        <w:sdtPr>
          <w:id w:val="-1347194589"/>
          <w:tag w:val="goog_rdk_22"/>
        </w:sdtPr>
        <w:sdtContent>
          <w:del w:author="Marisol Santacruz Rodriguez" w:id="9" w:date="2026-03-04T21:12:40Z"/>
          <w:sdt>
            <w:sdtPr>
              <w:id w:val="-667710038"/>
              <w:tag w:val="goog_rdk_23"/>
            </w:sdtPr>
            <w:sdtContent>
              <w:del w:author="Marisol Santacruz Rodriguez" w:id="9" w:date="2026-03-04T21:12:40Z">
                <w:r w:rsidDel="00000000" w:rsidR="00000000" w:rsidRPr="00000000">
                  <w:rPr>
                    <w:rtl w:val="0"/>
                    <w:rPrChange w:author="Marisol Santacruz Rodriguez" w:id="10" w:date="2026-03-04T21:12:40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esen- ciales</w:delText>
                </w:r>
              </w:del>
            </w:sdtContent>
          </w:sdt>
          <w:del w:author="Marisol Santacruz Rodriguez" w:id="9" w:date="2026-03-04T21:12:40Z"/>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como fracciones, funciones lineales y generalización algebraica, todas fundamentales para abordar contenidos trigonométricos con sentido (Alarcón Echeverri, </w:t>
      </w:r>
      <w:hyperlink w:anchor="_heading=h.d7wvfsufq29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Informes del Estado y evaluaciones externas muestran claramente que estas carencias no se corrigen: varias cohortes exhiben bajo desempeño en Matemáticas, especialmente en habilidades de razonamiento, interpretación funcional y pensamiento variacional (</w:t>
      </w:r>
      <w:sdt>
        <w:sdtPr>
          <w:id w:val="1579830734"/>
          <w:tag w:val="goog_rdk_24"/>
        </w:sdtPr>
        <w:sdtContent>
          <w:ins w:author="Marisol Santacruz Rodriguez" w:id="11" w:date="2026-03-04T21:12:49Z"/>
          <w:sdt>
            <w:sdtPr>
              <w:id w:val="-351337979"/>
              <w:tag w:val="goog_rdk_25"/>
            </w:sdtPr>
            <w:sdtContent>
              <w:ins w:author="Marisol Santacruz Rodriguez" w:id="11" w:date="2026-03-04T21:12:49Z">
                <w:r w:rsidDel="00000000" w:rsidR="00000000" w:rsidRPr="00000000">
                  <w:rPr>
                    <w:rtl w:val="0"/>
                    <w:rPrChange w:author="Marisol Santacruz Rodriguez" w:id="12" w:date="2026-03-04T21:12:49Z">
                      <w:rPr>
                        <w:rFonts w:ascii="Arial" w:cs="Arial" w:eastAsia="Arial" w:hAnsi="Arial"/>
                        <w:b w:val="0"/>
                        <w:bCs w:val="0"/>
                        <w:i w:val="0"/>
                        <w:iCs w:val="0"/>
                        <w:smallCaps w:val="0"/>
                        <w:strike w:val="0"/>
                        <w:color w:val="000000"/>
                        <w:sz w:val="22"/>
                        <w:szCs w:val="22"/>
                        <w:u w:val="none"/>
                        <w:shd w:fill="auto" w:val="clear"/>
                        <w:vertAlign w:val="baseline"/>
                      </w:rPr>
                    </w:rPrChange>
                  </w:rPr>
                  <w:t xml:space="preserve">Icfes</w:t>
                </w:r>
              </w:ins>
            </w:sdtContent>
          </w:sdt>
          <w:ins w:author="Marisol Santacruz Rodriguez" w:id="11" w:date="2026-03-04T21:12:49Z"/>
        </w:sdtContent>
      </w:sdt>
      <w:sdt>
        <w:sdtPr>
          <w:id w:val="-1003778844"/>
          <w:tag w:val="goog_rdk_26"/>
        </w:sdtPr>
        <w:sdtContent>
          <w:del w:author="Marisol Santacruz Rodriguez" w:id="11" w:date="2026-03-04T21:12:49Z"/>
          <w:sdt>
            <w:sdtPr>
              <w:id w:val="-28094179"/>
              <w:tag w:val="goog_rdk_27"/>
            </w:sdtPr>
            <w:sdtContent>
              <w:del w:author="Marisol Santacruz Rodriguez" w:id="11" w:date="2026-03-04T21:12:49Z">
                <w:r w:rsidDel="00000000" w:rsidR="00000000" w:rsidRPr="00000000">
                  <w:rPr>
                    <w:rtl w:val="0"/>
                    <w:rPrChange w:author="Marisol Santacruz Rodriguez" w:id="12" w:date="2026-03-04T21:12: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Ifces</w:delText>
                </w:r>
              </w:del>
            </w:sdtContent>
          </w:sdt>
          <w:del w:author="Marisol Santacruz Rodriguez" w:id="11" w:date="2026-03-04T21:12:49Z"/>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anchor="_heading=h.yhf1mrca7j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Ministerio de Educación Nacional MEN, </w:t>
      </w:r>
      <w:hyperlink w:anchor="_heading=h.9egpunvyqp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46" w:right="1149" w:firstLine="71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Ese contexto</w:t>
      </w:r>
      <w:sdt>
        <w:sdtPr>
          <w:id w:val="-1449400008"/>
          <w:tag w:val="goog_rdk_28"/>
        </w:sdtPr>
        <w:sdtContent>
          <w:ins w:author="Marisol Santacruz Rodriguez" w:id="13" w:date="2026-03-04T21:12:5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ins>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hace que el paso de la trigonometría en triángulo rectángulo hacia un tratamiento funcional donde seno, coseno o tangente se entienden como funciones so- bre los reales </w:t>
      </w:r>
      <w:sdt>
        <w:sdtPr>
          <w:id w:val="83328468"/>
          <w:tag w:val="goog_rdk_29"/>
        </w:sdtPr>
        <w:sdtContent>
          <w:ins w:author="Marisol Santacruz Rodriguez" w:id="14" w:date="2026-03-04T21:12:56Z"/>
          <w:sdt>
            <w:sdtPr>
              <w:id w:val="-1441029609"/>
              <w:tag w:val="goog_rdk_30"/>
            </w:sdtPr>
            <w:sdtContent>
              <w:ins w:author="Marisol Santacruz Rodriguez" w:id="14" w:date="2026-03-04T21:12:56Z">
                <w:r w:rsidDel="00000000" w:rsidR="00000000" w:rsidRPr="00000000">
                  <w:rPr>
                    <w:rtl w:val="0"/>
                    <w:rPrChange w:author="Marisol Santacruz Rodriguez" w:id="15" w:date="2026-03-04T21:12:56Z">
                      <w:rPr>
                        <w:rFonts w:ascii="Arial" w:cs="Arial" w:eastAsia="Arial" w:hAnsi="Arial"/>
                        <w:b w:val="0"/>
                        <w:bCs w:val="0"/>
                        <w:i w:val="0"/>
                        <w:iCs w:val="0"/>
                        <w:smallCaps w:val="0"/>
                        <w:strike w:val="0"/>
                        <w:color w:val="000000"/>
                        <w:sz w:val="22"/>
                        <w:szCs w:val="22"/>
                        <w:u w:val="none"/>
                        <w:shd w:fill="auto" w:val="clear"/>
                        <w:vertAlign w:val="baseline"/>
                      </w:rPr>
                    </w:rPrChange>
                  </w:rPr>
                  <w:t xml:space="preserve">resulta</w:t>
                </w:r>
              </w:ins>
            </w:sdtContent>
          </w:sdt>
          <w:ins w:author="Marisol Santacruz Rodriguez" w:id="14" w:date="2026-03-04T21:12:56Z"/>
        </w:sdtContent>
      </w:sdt>
      <w:sdt>
        <w:sdtPr>
          <w:id w:val="1092952137"/>
          <w:tag w:val="goog_rdk_31"/>
        </w:sdtPr>
        <w:sdtContent>
          <w:del w:author="Marisol Santacruz Rodriguez" w:id="14" w:date="2026-03-04T21:12:56Z"/>
          <w:sdt>
            <w:sdtPr>
              <w:id w:val="-1799619764"/>
              <w:tag w:val="goog_rdk_32"/>
            </w:sdtPr>
            <w:sdtContent>
              <w:del w:author="Marisol Santacruz Rodriguez" w:id="14" w:date="2026-03-04T21:12:56Z">
                <w:r w:rsidDel="00000000" w:rsidR="00000000" w:rsidRPr="00000000">
                  <w:rPr>
                    <w:rtl w:val="0"/>
                    <w:rPrChange w:author="Marisol Santacruz Rodriguez" w:id="15" w:date="2026-03-04T21:12:56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resulte</w:delText>
                </w:r>
              </w:del>
            </w:sdtContent>
          </w:sdt>
          <w:del w:author="Marisol Santacruz Rodriguez" w:id="14" w:date="2026-03-04T21:12:56Z"/>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particularmente complejo. En los análisis de errores de estudiantes colombianos de grado décimo se documentan dificultades frecuentes: confusión entre razo- nes geométricas y funciones, problemas para graficar funciones trigonométricas, y errores al intentar interpretar esas funciones como herramientas para modelar fenómenos reales (Rueda, </w:t>
      </w:r>
      <w:hyperlink w:anchor="_heading=h.7oydk4qo8a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2012</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Zubieta, </w:t>
      </w:r>
      <w:hyperlink w:anchor="_heading=h.fvrexov573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2018</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muchos entornos escolares colombianos las dificultades de los estudiantes no se explican únicamente por vacíos individuales, sino por una tradición pedagógica que ha privilegiado la repetición de fórmulas y un tratamiento desconectado de la </w:t>
      </w:r>
      <w:sdt>
        <w:sdtPr>
          <w:id w:val="-971515640"/>
          <w:tag w:val="goog_rdk_33"/>
        </w:sdtPr>
        <w:sdtContent>
          <w:commentRangeStart w:id="3"/>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realidad</w:t>
      </w:r>
      <w:commentRangeEnd w:id="3"/>
      <w:r w:rsidDel="00000000" w:rsidR="00000000" w:rsidRPr="00000000">
        <w:commentReference w:id="3"/>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Estudios recientes que revisan tesis doctorales sobre didáctica de la trigonometría evidencian que tanto los docentes como los estudiantes enfrentan deficiencias conceptuales y pedagógicas al trabajar funciones trigonométricas (Rosa, </w:t>
      </w:r>
      <w:hyperlink w:anchor="_heading=h.7oydk4qo8a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Cuando la enseñanza se limita a </w:t>
      </w:r>
      <w:sdt>
        <w:sdtPr>
          <w:id w:val="1888999752"/>
          <w:tag w:val="goog_rdk_34"/>
        </w:sdtPr>
        <w:sdtContent>
          <w:ins w:author="Marisol Santacruz Rodriguez" w:id="16" w:date="2026-03-04T21:13:00Z"/>
          <w:sdt>
            <w:sdtPr>
              <w:id w:val="-1838711884"/>
              <w:tag w:val="goog_rdk_35"/>
            </w:sdtPr>
            <w:sdtContent>
              <w:ins w:author="Marisol Santacruz Rodriguez" w:id="16" w:date="2026-03-04T21:13:00Z">
                <w:r w:rsidDel="00000000" w:rsidR="00000000" w:rsidRPr="00000000">
                  <w:rPr>
                    <w:rtl w:val="0"/>
                    <w:rPrChange w:author="Marisol Santacruz Rodriguez" w:id="17" w:date="2026-03-04T21:13:00Z">
                      <w:rPr>
                        <w:rFonts w:ascii="Arial" w:cs="Arial" w:eastAsia="Arial" w:hAnsi="Arial"/>
                        <w:b w:val="0"/>
                        <w:bCs w:val="0"/>
                        <w:i w:val="0"/>
                        <w:iCs w:val="0"/>
                        <w:smallCaps w:val="0"/>
                        <w:strike w:val="0"/>
                        <w:color w:val="000000"/>
                        <w:sz w:val="22"/>
                        <w:szCs w:val="22"/>
                        <w:u w:val="none"/>
                        <w:shd w:fill="auto" w:val="clear"/>
                        <w:vertAlign w:val="baseline"/>
                      </w:rPr>
                    </w:rPrChange>
                  </w:rPr>
                  <w:t xml:space="preserve">triángulos</w:t>
                </w:r>
              </w:ins>
            </w:sdtContent>
          </w:sdt>
          <w:ins w:author="Marisol Santacruz Rodriguez" w:id="16" w:date="2026-03-04T21:13:00Z"/>
        </w:sdtContent>
      </w:sdt>
      <w:sdt>
        <w:sdtPr>
          <w:id w:val="142165211"/>
          <w:tag w:val="goog_rdk_36"/>
        </w:sdtPr>
        <w:sdtContent>
          <w:del w:author="Marisol Santacruz Rodriguez" w:id="16" w:date="2026-03-04T21:13:00Z"/>
          <w:sdt>
            <w:sdtPr>
              <w:id w:val="663116319"/>
              <w:tag w:val="goog_rdk_37"/>
            </w:sdtPr>
            <w:sdtContent>
              <w:del w:author="Marisol Santacruz Rodriguez" w:id="16" w:date="2026-03-04T21:13:00Z">
                <w:r w:rsidDel="00000000" w:rsidR="00000000" w:rsidRPr="00000000">
                  <w:rPr>
                    <w:rtl w:val="0"/>
                    <w:rPrChange w:author="Marisol Santacruz Rodriguez" w:id="17" w:date="2026-03-04T21:13:00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triángu- los</w:delText>
                </w:r>
              </w:del>
            </w:sdtContent>
          </w:sdt>
          <w:del w:author="Marisol Santacruz Rodriguez" w:id="16" w:date="2026-03-04T21:13:00Z"/>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rectángulos y ejercicios rutinarios, se reduce la posibilidad de desarrollar pensamiento matemático de orden superior, razonamiento funcional o comprensión real del significado de seno, coseno o tangente (Delgado et al., </w:t>
      </w:r>
      <w:hyperlink w:anchor="_heading=h.tyc3f01hh1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0" w:right="15" w:firstLine="71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alternativas didácticas recientes indican que sustituir prácticas memorísticas por estrategias contextualizadas, activas y tecnológicas mejora el aprendizaje de la </w:t>
      </w:r>
      <w:sdt>
        <w:sdtPr>
          <w:id w:val="839767748"/>
          <w:tag w:val="goog_rdk_38"/>
        </w:sdtPr>
        <w:sdtContent>
          <w:ins w:author="Marisol Santacruz Rodriguez" w:id="18" w:date="2026-03-04T21:13:28Z"/>
          <w:sdt>
            <w:sdtPr>
              <w:id w:val="-1141943948"/>
              <w:tag w:val="goog_rdk_39"/>
            </w:sdtPr>
            <w:sdtContent>
              <w:ins w:author="Marisol Santacruz Rodriguez" w:id="18" w:date="2026-03-04T21:13:28Z">
                <w:r w:rsidDel="00000000" w:rsidR="00000000" w:rsidRPr="00000000">
                  <w:rPr>
                    <w:rtl w:val="0"/>
                    <w:rPrChange w:author="Marisol Santacruz Rodriguez" w:id="19" w:date="2026-03-04T21:13:28Z">
                      <w:rPr>
                        <w:rFonts w:ascii="Arial" w:cs="Arial" w:eastAsia="Arial" w:hAnsi="Arial"/>
                        <w:b w:val="0"/>
                        <w:bCs w:val="0"/>
                        <w:i w:val="0"/>
                        <w:iCs w:val="0"/>
                        <w:smallCaps w:val="0"/>
                        <w:strike w:val="0"/>
                        <w:color w:val="000000"/>
                        <w:sz w:val="22"/>
                        <w:szCs w:val="22"/>
                        <w:u w:val="none"/>
                        <w:shd w:fill="auto" w:val="clear"/>
                        <w:vertAlign w:val="baseline"/>
                      </w:rPr>
                    </w:rPrChange>
                  </w:rPr>
                  <w:t xml:space="preserve">trigonometría</w:t>
                </w:r>
              </w:ins>
            </w:sdtContent>
          </w:sdt>
          <w:ins w:author="Marisol Santacruz Rodriguez" w:id="18" w:date="2026-03-04T21:13:28Z"/>
        </w:sdtContent>
      </w:sdt>
      <w:sdt>
        <w:sdtPr>
          <w:id w:val="1019760211"/>
          <w:tag w:val="goog_rdk_40"/>
        </w:sdtPr>
        <w:sdtContent>
          <w:del w:author="Marisol Santacruz Rodriguez" w:id="18" w:date="2026-03-04T21:13:28Z"/>
          <w:sdt>
            <w:sdtPr>
              <w:id w:val="253066230"/>
              <w:tag w:val="goog_rdk_41"/>
            </w:sdtPr>
            <w:sdtContent>
              <w:del w:author="Marisol Santacruz Rodriguez" w:id="18" w:date="2026-03-04T21:13:28Z">
                <w:r w:rsidDel="00000000" w:rsidR="00000000" w:rsidRPr="00000000">
                  <w:rPr>
                    <w:rtl w:val="0"/>
                    <w:rPrChange w:author="Marisol Santacruz Rodriguez" w:id="19" w:date="2026-03-04T21:13:2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trigonome- tría</w:delText>
                </w:r>
              </w:del>
            </w:sdtContent>
          </w:sdt>
          <w:del w:author="Marisol Santacruz Rodriguez" w:id="18" w:date="2026-03-04T21:13:28Z"/>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particular, la implementación del aula invertida permite dedicar el tiempo de clase a resolver problemas, recibir retroalimentación inmediata y promover actividades de </w:t>
      </w:r>
      <w:sdt>
        <w:sdtPr>
          <w:id w:val="-1582442162"/>
          <w:tag w:val="goog_rdk_42"/>
        </w:sdtPr>
        <w:sdtContent>
          <w:ins w:author="Marisol Santacruz Rodriguez" w:id="20" w:date="2026-03-04T21:13:30Z"/>
          <w:sdt>
            <w:sdtPr>
              <w:id w:val="719433537"/>
              <w:tag w:val="goog_rdk_43"/>
            </w:sdtPr>
            <w:sdtContent>
              <w:ins w:author="Marisol Santacruz Rodriguez" w:id="20" w:date="2026-03-04T21:13:30Z">
                <w:r w:rsidDel="00000000" w:rsidR="00000000" w:rsidRPr="00000000">
                  <w:rPr>
                    <w:rtl w:val="0"/>
                    <w:rPrChange w:author="Marisol Santacruz Rodriguez" w:id="21" w:date="2026-03-04T21:13:30Z">
                      <w:rPr>
                        <w:rFonts w:ascii="Arial" w:cs="Arial" w:eastAsia="Arial" w:hAnsi="Arial"/>
                        <w:b w:val="0"/>
                        <w:bCs w:val="0"/>
                        <w:i w:val="0"/>
                        <w:iCs w:val="0"/>
                        <w:smallCaps w:val="0"/>
                        <w:strike w:val="0"/>
                        <w:color w:val="000000"/>
                        <w:sz w:val="22"/>
                        <w:szCs w:val="22"/>
                        <w:u w:val="none"/>
                        <w:shd w:fill="auto" w:val="clear"/>
                        <w:vertAlign w:val="baseline"/>
                      </w:rPr>
                    </w:rPrChange>
                  </w:rPr>
                  <w:t xml:space="preserve">razonamiento</w:t>
                </w:r>
              </w:ins>
            </w:sdtContent>
          </w:sdt>
          <w:ins w:author="Marisol Santacruz Rodriguez" w:id="20" w:date="2026-03-04T21:13:30Z"/>
        </w:sdtContent>
      </w:sdt>
      <w:sdt>
        <w:sdtPr>
          <w:id w:val="-2077110588"/>
          <w:tag w:val="goog_rdk_44"/>
        </w:sdtPr>
        <w:sdtContent>
          <w:del w:author="Marisol Santacruz Rodriguez" w:id="20" w:date="2026-03-04T21:13:30Z"/>
          <w:sdt>
            <w:sdtPr>
              <w:id w:val="212346644"/>
              <w:tag w:val="goog_rdk_45"/>
            </w:sdtPr>
            <w:sdtContent>
              <w:del w:author="Marisol Santacruz Rodriguez" w:id="20" w:date="2026-03-04T21:13:30Z">
                <w:r w:rsidDel="00000000" w:rsidR="00000000" w:rsidRPr="00000000">
                  <w:rPr>
                    <w:rtl w:val="0"/>
                    <w:rPrChange w:author="Marisol Santacruz Rodriguez" w:id="21" w:date="2026-03-04T21:13:30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razona- miento</w:delText>
                </w:r>
              </w:del>
            </w:sdtContent>
          </w:sdt>
          <w:del w:author="Marisol Santacruz Rodriguez" w:id="20" w:date="2026-03-04T21:13:30Z"/>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 que se traduce en mayor comprensión conceptual y mejor rendimiento en pruebas específicas de trigonometría. (Benítez, </w:t>
      </w:r>
      <w:hyperlink w:anchor="_heading=h.4naf2usdks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2022</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Estudios aplicados en secundaria y educación superior muestran aumentos en la motivación y en la participación, además de mejoras en la capacidad para graficar funciones trigonométricas y relacionarlas con contextos reales (Delgado et al., </w:t>
      </w:r>
      <w:hyperlink w:anchor="_heading=h.n6bqxguxps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21" w:firstLine="708"/>
        <w:jc w:val="both"/>
        <w:rPr>
          <w:rFonts w:ascii="Arial" w:cs="Arial" w:eastAsia="Arial" w:hAnsi="Arial"/>
          <w:b w:val="0"/>
          <w:bCs w:val="0"/>
          <w:i w:val="0"/>
          <w:iCs w:val="0"/>
          <w:smallCaps w:val="0"/>
          <w:strike w:val="0"/>
          <w:color w:val="000000"/>
          <w:sz w:val="22"/>
          <w:szCs w:val="22"/>
          <w:u w:val="none"/>
          <w:shd w:fill="auto" w:val="clear"/>
          <w:vertAlign w:val="baseline"/>
        </w:rPr>
      </w:pPr>
      <w:sdt>
        <w:sdtPr>
          <w:id w:val="757785820"/>
          <w:tag w:val="goog_rdk_46"/>
        </w:sdtPr>
        <w:sdtContent>
          <w:commentRangeStart w:id="4"/>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tanto</w:t>
      </w:r>
      <w:sdt>
        <w:sdtPr>
          <w:id w:val="-113048831"/>
          <w:tag w:val="goog_rdk_47"/>
        </w:sdtPr>
        <w:sdtContent>
          <w:ins w:author="Marisol Santacruz Rodriguez" w:id="22" w:date="2026-03-04T21:13:2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ins>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conviene no aceptar que las dificultades sean inherentes a los estudiantes; más bien deben analizarse como parte de un sistema de enseñanza que necesita renovarse, de modo que la trigonometría deje de ser un conjunto de reglas para convertirse en una herramienta de razonamiento matemático real y transferible.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Frente a este panorama, las herramientas tecnológicas han sido incorporadas </w:t>
      </w:r>
      <w:sdt>
        <w:sdtPr>
          <w:id w:val="1646399"/>
          <w:tag w:val="goog_rdk_48"/>
        </w:sdtPr>
        <w:sdtContent>
          <w:ins w:author="Marisol Santacruz Rodriguez" w:id="23" w:date="2026-03-04T21:13:32Z"/>
          <w:sdt>
            <w:sdtPr>
              <w:id w:val="-1146848691"/>
              <w:tag w:val="goog_rdk_49"/>
            </w:sdtPr>
            <w:sdtContent>
              <w:ins w:author="Marisol Santacruz Rodriguez" w:id="23" w:date="2026-03-04T21:13:32Z">
                <w:r w:rsidDel="00000000" w:rsidR="00000000" w:rsidRPr="00000000">
                  <w:rPr>
                    <w:rtl w:val="0"/>
                    <w:rPrChange w:author="Marisol Santacruz Rodriguez" w:id="24" w:date="2026-03-04T21:13:32Z">
                      <w:rPr>
                        <w:rFonts w:ascii="Arial" w:cs="Arial" w:eastAsia="Arial" w:hAnsi="Arial"/>
                        <w:b w:val="0"/>
                        <w:bCs w:val="0"/>
                        <w:i w:val="0"/>
                        <w:iCs w:val="0"/>
                        <w:smallCaps w:val="0"/>
                        <w:strike w:val="0"/>
                        <w:color w:val="000000"/>
                        <w:sz w:val="22"/>
                        <w:szCs w:val="22"/>
                        <w:u w:val="none"/>
                        <w:shd w:fill="auto" w:val="clear"/>
                        <w:vertAlign w:val="baseline"/>
                      </w:rPr>
                    </w:rPrChange>
                  </w:rPr>
                  <w:t xml:space="preserve">progresivamente</w:t>
                </w:r>
              </w:ins>
            </w:sdtContent>
          </w:sdt>
          <w:ins w:author="Marisol Santacruz Rodriguez" w:id="23" w:date="2026-03-04T21:13:32Z"/>
        </w:sdtContent>
      </w:sdt>
      <w:sdt>
        <w:sdtPr>
          <w:id w:val="-1599864715"/>
          <w:tag w:val="goog_rdk_50"/>
        </w:sdtPr>
        <w:sdtContent>
          <w:del w:author="Marisol Santacruz Rodriguez" w:id="23" w:date="2026-03-04T21:13:32Z"/>
          <w:sdt>
            <w:sdtPr>
              <w:id w:val="-184686060"/>
              <w:tag w:val="goog_rdk_51"/>
            </w:sdtPr>
            <w:sdtContent>
              <w:del w:author="Marisol Santacruz Rodriguez" w:id="23" w:date="2026-03-04T21:13:32Z">
                <w:r w:rsidDel="00000000" w:rsidR="00000000" w:rsidRPr="00000000">
                  <w:rPr>
                    <w:rtl w:val="0"/>
                    <w:rPrChange w:author="Marisol Santacruz Rodriguez" w:id="24" w:date="2026-03-04T21:13:32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pro- gresivamente</w:delText>
                </w:r>
              </w:del>
            </w:sdtContent>
          </w:sdt>
          <w:del w:author="Marisol Santacruz Rodriguez" w:id="23" w:date="2026-03-04T21:13:32Z"/>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como mediadores didácticos para favorecer la comprensión conceptual de la trigonometría (Calderón, </w:t>
      </w:r>
      <w:hyperlink w:anchor="_heading=h.qe9035cfax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particular, los ambientes de Geometría Dinámica como; GeoGebra han mostrado efectos positivos en la articulación entre los registros geométrico, algebraico y gráfico; así mismo, facilitan la exploración de la variación y la visualización de relaciones trigonométricas en contextos dinámicos (Agudelo Carvajal &amp; Pérez Reyes, </w:t>
      </w:r>
      <w:hyperlink w:anchor="_heading=h.d7wvfsufq29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dt>
      <w:sdtPr>
        <w:id w:val="1889134532"/>
        <w:tag w:val="goog_rdk_62"/>
      </w:sdtPr>
      <w:sdtContent>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0" w:right="15" w:firstLine="715"/>
            <w:jc w:val="both"/>
            <w:rPr>
              <w:ins w:author="Marisol Santacruz Rodriguez" w:id="29" w:date="2026-03-04T21:14:18Z"/>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años recientes, la Inteligencia Artificial (IA) ha emergido como una tecnología con potencial transformador en los sistemas educativos, al posibilitar procesos de </w:t>
          </w:r>
          <w:sdt>
            <w:sdtPr>
              <w:id w:val="-156451052"/>
              <w:tag w:val="goog_rdk_52"/>
            </w:sdtPr>
            <w:sdtContent>
              <w:ins w:author="Marisol Santacruz Rodriguez" w:id="25" w:date="2026-03-04T21:14:09Z"/>
              <w:sdt>
                <w:sdtPr>
                  <w:id w:val="398926373"/>
                  <w:tag w:val="goog_rdk_53"/>
                </w:sdtPr>
                <w:sdtContent>
                  <w:ins w:author="Marisol Santacruz Rodriguez" w:id="25" w:date="2026-03-04T21:14:09Z">
                    <w:r w:rsidDel="00000000" w:rsidR="00000000" w:rsidRPr="00000000">
                      <w:rPr>
                        <w:rtl w:val="0"/>
                        <w:rPrChange w:author="Marisol Santacruz Rodriguez" w:id="26" w:date="2026-03-04T21:14:09Z">
                          <w:rPr>
                            <w:rFonts w:ascii="Arial" w:cs="Arial" w:eastAsia="Arial" w:hAnsi="Arial"/>
                            <w:b w:val="0"/>
                            <w:bCs w:val="0"/>
                            <w:i w:val="0"/>
                            <w:iCs w:val="0"/>
                            <w:smallCaps w:val="0"/>
                            <w:strike w:val="0"/>
                            <w:color w:val="000000"/>
                            <w:sz w:val="22"/>
                            <w:szCs w:val="22"/>
                            <w:u w:val="none"/>
                            <w:shd w:fill="auto" w:val="clear"/>
                            <w:vertAlign w:val="baseline"/>
                          </w:rPr>
                        </w:rPrChange>
                      </w:rPr>
                      <w:t xml:space="preserve">personalización</w:t>
                    </w:r>
                  </w:ins>
                </w:sdtContent>
              </w:sdt>
              <w:ins w:author="Marisol Santacruz Rodriguez" w:id="25" w:date="2026-03-04T21:14:09Z"/>
            </w:sdtContent>
          </w:sdt>
          <w:sdt>
            <w:sdtPr>
              <w:id w:val="1657307585"/>
              <w:tag w:val="goog_rdk_54"/>
            </w:sdtPr>
            <w:sdtContent>
              <w:del w:author="Marisol Santacruz Rodriguez" w:id="25" w:date="2026-03-04T21:14:09Z"/>
              <w:sdt>
                <w:sdtPr>
                  <w:id w:val="1707315920"/>
                  <w:tag w:val="goog_rdk_55"/>
                </w:sdtPr>
                <w:sdtContent>
                  <w:del w:author="Marisol Santacruz Rodriguez" w:id="25" w:date="2026-03-04T21:14:09Z">
                    <w:r w:rsidDel="00000000" w:rsidR="00000000" w:rsidRPr="00000000">
                      <w:rPr>
                        <w:rtl w:val="0"/>
                        <w:rPrChange w:author="Marisol Santacruz Rodriguez" w:id="26" w:date="2026-03-04T21:14:0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perso- nalización</w:delText>
                    </w:r>
                  </w:del>
                </w:sdtContent>
              </w:sdt>
              <w:del w:author="Marisol Santacruz Rodriguez" w:id="25" w:date="2026-03-04T21:14:09Z"/>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retroalimentación adaptativa y análisis automatizado del desempeño estudiantil (Romero Alonso et al., </w:t>
          </w:r>
          <w:hyperlink w:anchor="_heading=h.1vlbpxfofw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Particularmente, en el campo de la educación matemática, la IA se ha utilizado para fortalecer la comprensión de funciones, mejorar el razonamiento </w:t>
          </w:r>
          <w:sdt>
            <w:sdtPr>
              <w:id w:val="-273487418"/>
              <w:tag w:val="goog_rdk_56"/>
            </w:sdtPr>
            <w:sdtContent>
              <w:ins w:author="Marisol Santacruz Rodriguez" w:id="27" w:date="2026-03-04T21:14:12Z"/>
              <w:sdt>
                <w:sdtPr>
                  <w:id w:val="-86424983"/>
                  <w:tag w:val="goog_rdk_57"/>
                </w:sdtPr>
                <w:sdtContent>
                  <w:ins w:author="Marisol Santacruz Rodriguez" w:id="27" w:date="2026-03-04T21:14:12Z">
                    <w:r w:rsidDel="00000000" w:rsidR="00000000" w:rsidRPr="00000000">
                      <w:rPr>
                        <w:rtl w:val="0"/>
                        <w:rPrChange w:author="Marisol Santacruz Rodriguez" w:id="28" w:date="2026-03-04T21:14:12Z">
                          <w:rPr>
                            <w:rFonts w:ascii="Arial" w:cs="Arial" w:eastAsia="Arial" w:hAnsi="Arial"/>
                            <w:b w:val="0"/>
                            <w:bCs w:val="0"/>
                            <w:i w:val="0"/>
                            <w:iCs w:val="0"/>
                            <w:smallCaps w:val="0"/>
                            <w:strike w:val="0"/>
                            <w:color w:val="000000"/>
                            <w:sz w:val="22"/>
                            <w:szCs w:val="22"/>
                            <w:u w:val="none"/>
                            <w:shd w:fill="auto" w:val="clear"/>
                            <w:vertAlign w:val="baseline"/>
                          </w:rPr>
                        </w:rPrChange>
                      </w:rPr>
                      <w:t xml:space="preserve">algebraico</w:t>
                    </w:r>
                  </w:ins>
                </w:sdtContent>
              </w:sdt>
              <w:ins w:author="Marisol Santacruz Rodriguez" w:id="27" w:date="2026-03-04T21:14:12Z"/>
            </w:sdtContent>
          </w:sdt>
          <w:sdt>
            <w:sdtPr>
              <w:id w:val="1334405847"/>
              <w:tag w:val="goog_rdk_58"/>
            </w:sdtPr>
            <w:sdtContent>
              <w:del w:author="Marisol Santacruz Rodriguez" w:id="27" w:date="2026-03-04T21:14:12Z"/>
              <w:sdt>
                <w:sdtPr>
                  <w:id w:val="1567075429"/>
                  <w:tag w:val="goog_rdk_59"/>
                </w:sdtPr>
                <w:sdtContent>
                  <w:del w:author="Marisol Santacruz Rodriguez" w:id="27" w:date="2026-03-04T21:14:12Z">
                    <w:r w:rsidDel="00000000" w:rsidR="00000000" w:rsidRPr="00000000">
                      <w:rPr>
                        <w:rtl w:val="0"/>
                        <w:rPrChange w:author="Marisol Santacruz Rodriguez" w:id="28" w:date="2026-03-04T21:14:12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al- gebraico</w:delText>
                    </w:r>
                  </w:del>
                </w:sdtContent>
              </w:sdt>
              <w:del w:author="Marisol Santacruz Rodriguez" w:id="27" w:date="2026-03-04T21:14:12Z"/>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facilitar la transición entre representaciones matemáticas (Castillo Del Pezo et al., </w:t>
          </w:r>
          <w:sdt>
            <w:sdtPr>
              <w:id w:val="1906588245"/>
              <w:tag w:val="goog_rdk_60"/>
            </w:sdtPr>
            <w:sdtContent>
              <w:commentRangeStart w:id="5"/>
            </w:sdtContent>
          </w:sdt>
          <w:hyperlink w:anchor="_heading=h.uzobuzmgl6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w:t>
            </w:r>
          </w:hyperlink>
          <w:commentRangeEnd w:id="5"/>
          <w:r w:rsidDel="00000000" w:rsidR="00000000" w:rsidRPr="00000000">
            <w:commentReference w:id="5"/>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sdt>
            <w:sdtPr>
              <w:id w:val="1728769636"/>
              <w:tag w:val="goog_rdk_61"/>
            </w:sdtPr>
            <w:sdtContent>
              <w:ins w:author="Marisol Santacruz Rodriguez" w:id="29" w:date="2026-03-04T21:14:18Z">
                <w:r w:rsidDel="00000000" w:rsidR="00000000" w:rsidRPr="00000000">
                  <w:rPr>
                    <w:rtl w:val="0"/>
                  </w:rPr>
                </w:r>
              </w:ins>
            </w:sdtContent>
          </w:sdt>
        </w:p>
      </w:sdtContent>
    </w:sdt>
    <w:sdt>
      <w:sdtPr>
        <w:id w:val="-803272521"/>
        <w:tag w:val="goog_rdk_65"/>
      </w:sdtPr>
      <w:sdtContent>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0" w:right="15" w:firstLine="715"/>
            <w:jc w:val="both"/>
            <w:rPr>
              <w:ins w:author="Marisol Santacruz Rodriguez" w:id="29" w:date="2026-03-04T21:14:18Z"/>
              <w:rPrChange w:author="Marisol Santacruz Rodriguez" w:id="30" w:date="2026-03-04T21:14:18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85415819"/>
              <w:tag w:val="goog_rdk_63"/>
            </w:sdtPr>
            <w:sdtContent>
              <w:ins w:author="Marisol Santacruz Rodriguez" w:id="29" w:date="2026-03-04T21:14:18Z"/>
              <w:sdt>
                <w:sdtPr>
                  <w:id w:val="938750198"/>
                  <w:tag w:val="goog_rdk_64"/>
                </w:sdtPr>
                <w:sdtContent>
                  <w:ins w:author="Marisol Santacruz Rodriguez" w:id="29" w:date="2026-03-04T21:14:18Z">
                    <w:r w:rsidDel="00000000" w:rsidR="00000000" w:rsidRPr="00000000">
                      <w:rPr>
                        <w:rtl w:val="0"/>
                      </w:rPr>
                    </w:r>
                  </w:ins>
                </w:sdtContent>
              </w:sdt>
              <w:ins w:author="Marisol Santacruz Rodriguez" w:id="29" w:date="2026-03-04T21:14:18Z"/>
            </w:sdtContent>
          </w:sdt>
        </w:p>
      </w:sdtContent>
    </w:sdt>
    <w:sdt>
      <w:sdtPr>
        <w:id w:val="-588545002"/>
        <w:tag w:val="goog_rdk_68"/>
      </w:sdtPr>
      <w:sdtContent>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0" w:right="15" w:firstLine="715"/>
            <w:jc w:val="both"/>
            <w:rPr>
              <w:ins w:author="Marisol Santacruz Rodriguez" w:id="29" w:date="2026-03-04T21:14:18Z"/>
              <w:rPrChange w:author="Marisol Santacruz Rodriguez" w:id="30" w:date="2026-03-04T21:14:18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32479839"/>
              <w:tag w:val="goog_rdk_66"/>
            </w:sdtPr>
            <w:sdtContent>
              <w:ins w:author="Marisol Santacruz Rodriguez" w:id="29" w:date="2026-03-04T21:14:18Z"/>
              <w:sdt>
                <w:sdtPr>
                  <w:id w:val="1384031553"/>
                  <w:tag w:val="goog_rdk_67"/>
                </w:sdtPr>
                <w:sdtContent>
                  <w:ins w:author="Marisol Santacruz Rodriguez" w:id="29" w:date="2026-03-04T21:14:18Z">
                    <w:r w:rsidDel="00000000" w:rsidR="00000000" w:rsidRPr="00000000">
                      <w:rPr>
                        <w:rtl w:val="0"/>
                      </w:rPr>
                    </w:r>
                  </w:ins>
                </w:sdtContent>
              </w:sdt>
              <w:ins w:author="Marisol Santacruz Rodriguez" w:id="29" w:date="2026-03-04T21:14:18Z"/>
            </w:sdtContent>
          </w:sdt>
        </w:p>
      </w:sdtContent>
    </w:sdt>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0" w:right="15" w:firstLine="71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acuerdo con lo anterior, analizar cómo la IA y las herramientas digitales pueden integrarse en la enseñanza de la trigonometría constituye una línea de investigación </w:t>
      </w:r>
      <w:sdt>
        <w:sdtPr>
          <w:id w:val="556135799"/>
          <w:tag w:val="goog_rdk_69"/>
        </w:sdtPr>
        <w:sdtContent>
          <w:ins w:author="Marisol Santacruz Rodriguez" w:id="31" w:date="2026-03-04T21:14:40Z"/>
          <w:sdt>
            <w:sdtPr>
              <w:id w:val="1916379140"/>
              <w:tag w:val="goog_rdk_70"/>
            </w:sdtPr>
            <w:sdtContent>
              <w:ins w:author="Marisol Santacruz Rodriguez" w:id="31" w:date="2026-03-04T21:14:40Z">
                <w:r w:rsidDel="00000000" w:rsidR="00000000" w:rsidRPr="00000000">
                  <w:rPr>
                    <w:rtl w:val="0"/>
                    <w:rPrChange w:author="Marisol Santacruz Rodriguez" w:id="32" w:date="2026-03-04T21:14:40Z">
                      <w:rPr>
                        <w:rFonts w:ascii="Arial" w:cs="Arial" w:eastAsia="Arial" w:hAnsi="Arial"/>
                        <w:b w:val="0"/>
                        <w:bCs w:val="0"/>
                        <w:i w:val="0"/>
                        <w:iCs w:val="0"/>
                        <w:smallCaps w:val="0"/>
                        <w:strike w:val="0"/>
                        <w:color w:val="000000"/>
                        <w:sz w:val="22"/>
                        <w:szCs w:val="22"/>
                        <w:u w:val="none"/>
                        <w:shd w:fill="auto" w:val="clear"/>
                        <w:vertAlign w:val="baseline"/>
                      </w:rPr>
                    </w:rPrChange>
                  </w:rPr>
                  <w:t xml:space="preserve">pertinente</w:t>
                </w:r>
              </w:ins>
            </w:sdtContent>
          </w:sdt>
          <w:ins w:author="Marisol Santacruz Rodriguez" w:id="31" w:date="2026-03-04T21:14:40Z"/>
        </w:sdtContent>
      </w:sdt>
      <w:sdt>
        <w:sdtPr>
          <w:id w:val="1883055028"/>
          <w:tag w:val="goog_rdk_71"/>
        </w:sdtPr>
        <w:sdtContent>
          <w:del w:author="Marisol Santacruz Rodriguez" w:id="31" w:date="2026-03-04T21:14:40Z"/>
          <w:sdt>
            <w:sdtPr>
              <w:id w:val="2076292008"/>
              <w:tag w:val="goog_rdk_72"/>
            </w:sdtPr>
            <w:sdtContent>
              <w:del w:author="Marisol Santacruz Rodriguez" w:id="31" w:date="2026-03-04T21:14:40Z">
                <w:r w:rsidDel="00000000" w:rsidR="00000000" w:rsidRPr="00000000">
                  <w:rPr>
                    <w:rtl w:val="0"/>
                    <w:rPrChange w:author="Marisol Santacruz Rodriguez" w:id="32" w:date="2026-03-04T21:14:40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per- tinente</w:delText>
                </w:r>
              </w:del>
            </w:sdtContent>
          </w:sdt>
          <w:del w:author="Marisol Santacruz Rodriguez" w:id="31" w:date="2026-03-04T21:14:40Z"/>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necesaria. Su estudio no solo permite comprender los alcances pedagógicos de estas tecnologías, sino también identificar estrategias potenciales para fortalecer el </w:t>
      </w:r>
      <w:sdt>
        <w:sdtPr>
          <w:id w:val="411656645"/>
          <w:tag w:val="goog_rdk_73"/>
        </w:sdtPr>
        <w:sdtContent>
          <w:ins w:author="Marisol Santacruz Rodriguez" w:id="33" w:date="2026-03-04T21:14:45Z"/>
          <w:sdt>
            <w:sdtPr>
              <w:id w:val="1088087817"/>
              <w:tag w:val="goog_rdk_74"/>
            </w:sdtPr>
            <w:sdtContent>
              <w:ins w:author="Marisol Santacruz Rodriguez" w:id="33" w:date="2026-03-04T21:14:45Z">
                <w:r w:rsidDel="00000000" w:rsidR="00000000" w:rsidRPr="00000000">
                  <w:rPr>
                    <w:rtl w:val="0"/>
                    <w:rPrChange w:author="Marisol Santacruz Rodriguez" w:id="34" w:date="2026-03-04T21:14:45Z">
                      <w:rPr>
                        <w:rFonts w:ascii="Arial" w:cs="Arial" w:eastAsia="Arial" w:hAnsi="Arial"/>
                        <w:b w:val="0"/>
                        <w:bCs w:val="0"/>
                        <w:i w:val="0"/>
                        <w:iCs w:val="0"/>
                        <w:smallCaps w:val="0"/>
                        <w:strike w:val="0"/>
                        <w:color w:val="000000"/>
                        <w:sz w:val="22"/>
                        <w:szCs w:val="22"/>
                        <w:u w:val="none"/>
                        <w:shd w:fill="auto" w:val="clear"/>
                        <w:vertAlign w:val="baseline"/>
                      </w:rPr>
                    </w:rPrChange>
                  </w:rPr>
                  <w:t xml:space="preserve">aprendizaje</w:t>
                </w:r>
              </w:ins>
            </w:sdtContent>
          </w:sdt>
          <w:ins w:author="Marisol Santacruz Rodriguez" w:id="33" w:date="2026-03-04T21:14:45Z"/>
        </w:sdtContent>
      </w:sdt>
      <w:sdt>
        <w:sdtPr>
          <w:id w:val="-1932082047"/>
          <w:tag w:val="goog_rdk_75"/>
        </w:sdtPr>
        <w:sdtContent>
          <w:del w:author="Marisol Santacruz Rodriguez" w:id="33" w:date="2026-03-04T21:14:45Z"/>
          <w:sdt>
            <w:sdtPr>
              <w:id w:val="-1623878835"/>
              <w:tag w:val="goog_rdk_76"/>
            </w:sdtPr>
            <w:sdtContent>
              <w:del w:author="Marisol Santacruz Rodriguez" w:id="33" w:date="2026-03-04T21:14:45Z">
                <w:r w:rsidDel="00000000" w:rsidR="00000000" w:rsidRPr="00000000">
                  <w:rPr>
                    <w:rtl w:val="0"/>
                    <w:rPrChange w:author="Marisol Santacruz Rodriguez" w:id="34" w:date="2026-03-04T21:14:45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aprendi- zaje</w:delText>
                </w:r>
              </w:del>
            </w:sdtContent>
          </w:sdt>
          <w:del w:author="Marisol Santacruz Rodriguez" w:id="33" w:date="2026-03-04T21:14:45Z"/>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significativo y promover una transición sólida desde la concepción geométrica hacia la </w:t>
      </w:r>
      <w:bookmarkStart w:colFirst="0" w:colLast="0" w:name="bookmark=id.539d4a7ms9ut" w:id="9"/>
      <w:bookmarkEnd w:i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comprensión funcional de las funciones trigonométricas trigonométricas.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pStyle w:val="Heading2"/>
        <w:numPr>
          <w:ilvl w:val="1"/>
          <w:numId w:val="2"/>
        </w:numPr>
        <w:tabs>
          <w:tab w:val="left" w:leader="none" w:pos="625"/>
        </w:tabs>
        <w:spacing w:after="0" w:before="0" w:line="240" w:lineRule="auto"/>
        <w:ind w:left="625" w:right="0" w:hanging="572"/>
        <w:jc w:val="left"/>
        <w:rPr/>
      </w:pPr>
      <w:r w:rsidDel="00000000" w:rsidR="00000000" w:rsidRPr="00000000">
        <w:rPr>
          <w:rtl w:val="0"/>
        </w:rPr>
        <w:t xml:space="preserve">Declaración de la pregunta problema</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panorama descrito evidencia una problemática estructural en la enseñanza de la trigonometría en educación media colombiana. Por un lado, persisten dificultades pedagógi- cas arraigadas en enfoques memorísticos y descontextualizados que limitan la construcción de aprendizajes significativos (Delgado et al., </w:t>
      </w:r>
      <w:hyperlink w:anchor="_heading=h.tyc3f01hh1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Fiallo Leal, </w:t>
      </w:r>
      <w:hyperlink w:anchor="_heading=h.aki04n2tzr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 otro lado, las deficiencias conceptuales acumuladas en áreas fundamentales como álgebra y funciones constituyen barreras que impiden a los estudiantes desarrollar comprensión profunda de las funciones trigonométricas y su aplicación en contextos de modelación matemática (Alarcón Echeverri, </w:t>
      </w:r>
      <w:hyperlink w:anchor="_heading=h.d7wvfsufq29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Zubieta, </w:t>
      </w:r>
      <w:hyperlink w:anchor="_heading=h.fvrexov573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2018</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46" w:right="1149" w:firstLine="71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transición desde el tratamiento geométrico de las razones trigonométricas ha- cia su interpretación como funciones definidas en los números reales representa un salto cognitivo que demanda mediaciones didácticas específicas y fundamentadas teóricamente (Rosa, </w:t>
      </w:r>
      <w:hyperlink w:anchor="_heading=h.7oydk4qo8a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Torres-Corrales et al., </w:t>
      </w:r>
      <w:hyperlink w:anchor="_heading=h.bi3868pi24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2021</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 transición no es meramente procedimental, sino que implica la construcción de nuevos significados matemáticos, la articulación entre múltiples representaciones semióticas y el desarrollo de habilidades de razonamiento </w:t>
      </w:r>
      <w:r w:rsidDel="00000000" w:rsidR="00000000" w:rsidRPr="00000000">
        <w:rPr>
          <w:rtl w:val="0"/>
        </w:rPr>
        <w:t xml:space="preserve">matemático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avanzado (Chacón et al., </w:t>
      </w:r>
      <w:hyperlink w:anchor="_heading=h.n1cgwrj1m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2007</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Iriarte et al., </w:t>
      </w:r>
      <w:hyperlink w:anchor="_heading=h.4fi0leptds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sectPr>
          <w:headerReference r:id="rId15" w:type="default"/>
          <w:headerReference r:id="rId16" w:type="even"/>
          <w:type w:val="nextPage"/>
          <w:pgSz w:h="15840" w:w="12240" w:orient="portrait"/>
          <w:pgMar w:bottom="280" w:top="1300" w:left="1080" w:right="1080" w:header="1047" w:footer="0"/>
          <w:pgNumType w:start="3"/>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este contexto, la integración de tecnologías digitales en la educación matemática ha mostrado potencial para transformar las prácticas de enseñanza y enriquecer los </w:t>
      </w:r>
      <w:r w:rsidDel="00000000" w:rsidR="00000000" w:rsidRPr="00000000">
        <w:rPr>
          <w:rtl w:val="0"/>
        </w:rPr>
        <w:t xml:space="preserve">procesos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aprendizaje. Los ambientes de geometría dinámica han demostrado efectividad en la visualización y exploración de conceptos trigonométricos (González Posada Acosta et al., </w:t>
      </w:r>
      <w:hyperlink w:anchor="_heading=h.3els58l3wp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2017</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Herrera Castañeda, </w:t>
      </w:r>
      <w:hyperlink w:anchor="_heading=h.e1u03o968n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 embargo, la irrupción de la Inteligencia Artificial como herramienta educativa abre nuevas posibilidades aún insuficientemente exploradas en el campo específico de la enseñanza de la trigonometría (Jiménez, </w:t>
      </w:r>
      <w:hyperlink w:anchor="_heading=h.sjhuvikom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Panqueban &amp;</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Huincahue, </w:t>
      </w:r>
      <w:hyperlink w:anchor="_heading=h.716dvsjysd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2" w:right="15" w:firstLine="714.000000000000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IA presenta características diferenciadoras respecto a otras tecnologías educa- tivas: capacidad de personalización adaptativa del aprendizaje, generación de retroalimen- tación contextualizada en tiempo real, identificación automática de patrones de error, y po- tencial para diseñar trayectorias de aprendizaje individualizadas (Guamán Cajilema et al., </w:t>
      </w:r>
      <w:hyperlink w:anchor="_heading=h.7bmahx9cvz3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Hariyanto et al., </w:t>
      </w:r>
      <w:hyperlink w:anchor="_heading=h.vh07o8o8a2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Estas características convergen con los principios del apren- dizaje significativo, la teoría de situaciones didácticas y los enfoques socioconstructivistas que fundamentan las reformas curriculares contemporáneas en educación matemática (Go- vender, </w:t>
      </w:r>
      <w:hyperlink w:anchor="_heading=h.7bmahx9cvz3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Salazar Méndez, </w:t>
      </w:r>
      <w:hyperlink w:anchor="_heading=h.7i7gagpccs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obstante, la mera disponibilidad de herramientas tecnológicas sofisticadas no garantiza la transformación de las prácticas pedagógicas ni la mejora en los aprendizajes estudiantiles. Como señala la investigación en didáctica de las matemáticas, la tecnología debe integrarse mediante el diseño cuidadoso de tareas matemáticas intencionadas, teó- ricamente fundamentadas y alineadas con objetivos de aprendizaje específicos (Leung &amp; Bolite-Frant, </w:t>
      </w:r>
      <w:hyperlink w:anchor="_heading=h.r9lvmqw6y0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Rodríguez Gallegos et al., </w:t>
      </w:r>
      <w:hyperlink w:anchor="_heading=h.wswp2v8w3y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Surge entonces la necesidad de investigar cómo se pueden diseñar e implementar tareas matemáticas que, mediadas por inteligencia artificial, contribuyan efectivamente al desarrollo del pensamiento trigonométrico y a la comprensión profunda de las funciones trigonométricas e hiperbólicas en estudiantes de educación media. Esta problemática articu- la dimensiones pedagógicas, tecnológicas, epistemológicas y didácticas que requieren ser abordadas de manera integrada y sistemática, considerando especialmente las analogías y diferencias entre ambos tipos de funciones.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consecuencia, la presente investigación plantea la siguiente pregunta problema:</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spacing w:before="1" w:line="386" w:lineRule="auto"/>
        <w:ind w:left="1717" w:right="0" w:hanging="453"/>
        <w:jc w:val="left"/>
        <w:rPr>
          <w:b w:val="1"/>
          <w:bCs w:val="1"/>
          <w:i w:val="1"/>
          <w:iCs w:val="1"/>
          <w:sz w:val="22"/>
          <w:szCs w:val="22"/>
        </w:rPr>
        <w:sectPr>
          <w:type w:val="nextPage"/>
          <w:pgSz w:h="15840" w:w="12240" w:orient="portrait"/>
          <w:pgMar w:bottom="280" w:top="1300" w:left="1080" w:right="1080" w:header="1047" w:footer="0"/>
        </w:sectPr>
      </w:pPr>
      <w:r w:rsidDel="00000000" w:rsidR="00000000" w:rsidRPr="00000000">
        <w:rPr>
          <w:b w:val="1"/>
          <w:bCs w:val="1"/>
          <w:i w:val="1"/>
          <w:iCs w:val="1"/>
          <w:sz w:val="22"/>
          <w:szCs w:val="22"/>
          <w:rtl w:val="0"/>
        </w:rPr>
        <w:t xml:space="preserve">¿Cómo el diseño e implementación de tareas matemáticas que integran </w:t>
      </w:r>
      <w:sdt>
        <w:sdtPr>
          <w:id w:val="-2009107346"/>
          <w:tag w:val="goog_rdk_77"/>
        </w:sdtPr>
        <w:sdtContent>
          <w:commentRangeStart w:id="6"/>
        </w:sdtContent>
      </w:sdt>
      <w:r w:rsidDel="00000000" w:rsidR="00000000" w:rsidRPr="00000000">
        <w:rPr>
          <w:b w:val="1"/>
          <w:bCs w:val="1"/>
          <w:i w:val="1"/>
          <w:iCs w:val="1"/>
          <w:sz w:val="22"/>
          <w:szCs w:val="22"/>
          <w:rtl w:val="0"/>
        </w:rPr>
        <w:t xml:space="preserve">inteligencia artificial</w:t>
      </w:r>
      <w:commentRangeEnd w:id="6"/>
      <w:r w:rsidDel="00000000" w:rsidR="00000000" w:rsidRPr="00000000">
        <w:commentReference w:id="6"/>
      </w:r>
      <w:r w:rsidDel="00000000" w:rsidR="00000000" w:rsidRPr="00000000">
        <w:rPr>
          <w:b w:val="1"/>
          <w:bCs w:val="1"/>
          <w:i w:val="1"/>
          <w:iCs w:val="1"/>
          <w:sz w:val="22"/>
          <w:szCs w:val="22"/>
          <w:rtl w:val="0"/>
        </w:rPr>
        <w:t xml:space="preserve"> puede contribuir al desarrollo </w:t>
      </w:r>
      <w:sdt>
        <w:sdtPr>
          <w:id w:val="2062416228"/>
          <w:tag w:val="goog_rdk_78"/>
        </w:sdtPr>
        <w:sdtContent>
          <w:commentRangeStart w:id="7"/>
        </w:sdtContent>
      </w:sdt>
      <w:r w:rsidDel="00000000" w:rsidR="00000000" w:rsidRPr="00000000">
        <w:rPr>
          <w:b w:val="1"/>
          <w:bCs w:val="1"/>
          <w:i w:val="1"/>
          <w:iCs w:val="1"/>
          <w:sz w:val="22"/>
          <w:szCs w:val="22"/>
          <w:rtl w:val="0"/>
        </w:rPr>
        <w:t xml:space="preserve">del pensamiento trigonométrico y la</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spacing w:before="0" w:line="386" w:lineRule="auto"/>
        <w:ind w:left="3514" w:right="619" w:hanging="3001"/>
        <w:jc w:val="left"/>
        <w:rPr>
          <w:b w:val="1"/>
          <w:bCs w:val="1"/>
          <w:i w:val="1"/>
          <w:iCs w:val="1"/>
          <w:sz w:val="22"/>
          <w:szCs w:val="22"/>
        </w:rPr>
      </w:pPr>
      <w:r w:rsidDel="00000000" w:rsidR="00000000" w:rsidRPr="00000000">
        <w:rPr>
          <w:b w:val="1"/>
          <w:bCs w:val="1"/>
          <w:i w:val="1"/>
          <w:iCs w:val="1"/>
          <w:sz w:val="22"/>
          <w:szCs w:val="22"/>
          <w:rtl w:val="0"/>
        </w:rPr>
        <w:t xml:space="preserve">comprensión de funciones trigonométricas e hiperbólica</w:t>
      </w:r>
      <w:commentRangeEnd w:id="7"/>
      <w:r w:rsidDel="00000000" w:rsidR="00000000" w:rsidRPr="00000000">
        <w:commentReference w:id="7"/>
      </w:r>
      <w:r w:rsidDel="00000000" w:rsidR="00000000" w:rsidRPr="00000000">
        <w:rPr>
          <w:b w:val="1"/>
          <w:bCs w:val="1"/>
          <w:i w:val="1"/>
          <w:iCs w:val="1"/>
          <w:sz w:val="22"/>
          <w:szCs w:val="22"/>
          <w:rtl w:val="0"/>
        </w:rPr>
        <w:t xml:space="preserve">s en estudiantes de educación media?</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814" w:firstLine="70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pregunta central se desagrega en las siguientes interrogantes específicas que orientarán el desarrollo investigativo:</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0" w:line="386" w:lineRule="auto"/>
        <w:ind w:left="599" w:right="1149" w:hanging="29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Qué características debe poseer el diseño de tareas matemáticas que integran IA para favorecer </w:t>
      </w:r>
      <w:sdt>
        <w:sdtPr>
          <w:id w:val="109576967"/>
          <w:tag w:val="goog_rdk_79"/>
        </w:sdtPr>
        <w:sdtContent>
          <w:commentRangeStart w:id="8"/>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 comprensión conceptual </w:t>
      </w:r>
      <w:commentRangeEnd w:id="8"/>
      <w:r w:rsidDel="00000000" w:rsidR="00000000" w:rsidRPr="00000000">
        <w:commentReference w:id="8"/>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 las funciones trigonométricas e hiperbólicas?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interrogante se fundamenta en la necesidad de establecer cri- terios de diseño pedagógico que </w:t>
      </w:r>
      <w:r w:rsidDel="00000000" w:rsidR="00000000" w:rsidRPr="00000000">
        <w:rPr>
          <w:rtl w:val="0"/>
        </w:rPr>
        <w:t xml:space="preserve">trascienden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uso instrumental de la tecnología. La investigación debe identificar qué elementos estructurales, qué tipos de actividades cognitivas, qué formas de representación y qué secuencias didácticas resultan más efectivas cuando se integra IA como mediadora del aprendizaje, facilitando la com- prensión de las relaciones entre ambos tipos de funciones (Canogullari &amp; Radmehr, </w:t>
      </w:r>
      <w:hyperlink w:anchor="_heading=h.aggshizbka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Radmehr, </w:t>
      </w:r>
      <w:hyperlink w:anchor="_heading=h.lxpxpkl4h8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172" w:line="386" w:lineRule="auto"/>
        <w:ind w:left="599" w:right="1149" w:hanging="29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 qué manera la inteligencia artificial puede funcionar como </w:t>
      </w:r>
      <w:sdt>
        <w:sdtPr>
          <w:id w:val="-1187507107"/>
          <w:tag w:val="goog_rdk_80"/>
        </w:sdtPr>
        <w:sdtContent>
          <w:commentRangeStart w:id="9"/>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mediador </w:t>
      </w:r>
      <w:r w:rsidDel="00000000" w:rsidR="00000000" w:rsidRPr="00000000">
        <w:rPr>
          <w:b w:val="1"/>
          <w:bCs w:val="1"/>
          <w:rtl w:val="0"/>
        </w:rPr>
        <w:t xml:space="preserve">didáctico</w:t>
      </w:r>
      <w:commentRangeEnd w:id="9"/>
      <w:r w:rsidDel="00000000" w:rsidR="00000000" w:rsidRPr="00000000">
        <w:commentReference w:id="9"/>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en el proceso de </w:t>
      </w:r>
      <w:sdt>
        <w:sdtPr>
          <w:id w:val="-397540120"/>
          <w:tag w:val="goog_rdk_81"/>
        </w:sdtPr>
        <w:sdtContent>
          <w:commentRangeStart w:id="10"/>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enseñanza-aprendizaje </w:t>
      </w:r>
      <w:commentRangeEnd w:id="10"/>
      <w:r w:rsidDel="00000000" w:rsidR="00000000" w:rsidRPr="00000000">
        <w:commentReference w:id="10"/>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 las funciones trigonométricas e hiperbólicas?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pregunta interroga el papel específico que puede desempeñar la IA más allá de ser un simple recurso de cálculo o visualización. Se busca comprender cómo los sistemas de IA pueden proporcionar retroalimentación formativa, identificar y diagnosticar errores conceptuales, adaptar las trayectorias de aprendizaje según las necesidades individuales, y facilitar tanto la comprensión individual de cada tipo de función como el establecimiento de conexiones significativas entre las funciones trigo- nométricas e hiperbólicas (Kuo et al., </w:t>
      </w:r>
      <w:hyperlink w:anchor="_heading=h.3u2acto52d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Mireles, </w:t>
      </w:r>
      <w:hyperlink w:anchor="_heading=h.13ut5km6fl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173" w:line="386" w:lineRule="auto"/>
        <w:ind w:left="599" w:right="1149" w:hanging="292"/>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£Qué evidencias de desarrollo del </w:t>
      </w:r>
      <w:sdt>
        <w:sdtPr>
          <w:id w:val="-2097944216"/>
          <w:tag w:val="goog_rdk_82"/>
        </w:sdtPr>
        <w:sdtContent>
          <w:commentRangeStart w:id="11"/>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pensamiento trigonométrico</w:t>
      </w:r>
      <w:commentRangeEnd w:id="11"/>
      <w:r w:rsidDel="00000000" w:rsidR="00000000" w:rsidRPr="00000000">
        <w:commentReference w:id="11"/>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pueden observar- se en estudiantes que interactúan con tareas mediadas por IA que integran fun- ciones trigonométricas e hiperbólicas?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interrogante se orienta a la dimensión evaluativa y analítica de la investigación. Requiere establecer indicadores observables y criterios de análisis que permitan identificar avances en la comprensión conceptual</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733" w:right="1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ambos tipos de funciones, en la capacidad de modelación matemática, en la ar- ticulación entre representaciones, en el reconocimiento de analogías y diferencias, y en el razonamiento matemático relacionado con estas funciones (Chacón et al., </w:t>
      </w:r>
      <w:hyperlink w:anchor="_heading=h.n1cgwrj1m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2007</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Montiel-Espinosa, </w:t>
      </w:r>
      <w:hyperlink w:anchor="_heading=h.nie38p91j4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731"/>
          <w:tab w:val="left" w:leader="none" w:pos="1733"/>
        </w:tabs>
        <w:spacing w:after="0" w:before="0" w:line="386" w:lineRule="auto"/>
        <w:ind w:left="1733" w:right="15" w:hanging="291.999999999999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£Qué desafíos y oportunidades emergen al integrar IA en la enseñanza de la tri- gonometría en contextos reales de educación media colombiana?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pregunta reconoce las complejidades del contexto educativo real y busca identificar tanto los factores facilitadores como las barreras que pueden afectar la implementación efectiva de innovaciones pedagógicas basadas en IA. Incluye consideraciones sobre formación docente, infraestructura tecnológica, aspectos curriculares y condiciones instituciona- les (Cadena, </w:t>
      </w:r>
      <w:hyperlink w:anchor="_heading=h.e5eg7qupnm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Tangarife, </w:t>
      </w:r>
      <w:hyperlink w:anchor="_heading=h.22fsrrkazu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pStyle w:val="Heading3"/>
        <w:spacing w:before="1" w:lineRule="auto"/>
        <w:ind w:left="1187" w:firstLine="0"/>
        <w:rPr/>
      </w:pPr>
      <w:r w:rsidDel="00000000" w:rsidR="00000000" w:rsidRPr="00000000">
        <w:rPr>
          <w:rtl w:val="0"/>
        </w:rPr>
        <w:t xml:space="preserve">Justificación de la pregunta problema</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 w:firstLine="0"/>
        <w:jc w:val="center"/>
        <w:rPr>
          <w:rFonts w:ascii="Arial" w:cs="Arial" w:eastAsia="Arial" w:hAnsi="Arial"/>
          <w:b w:val="0"/>
          <w:bCs w:val="0"/>
          <w:i w:val="0"/>
          <w:iCs w:val="0"/>
          <w:smallCaps w:val="0"/>
          <w:strike w:val="0"/>
          <w:color w:val="000000"/>
          <w:sz w:val="22"/>
          <w:szCs w:val="22"/>
          <w:u w:val="none"/>
          <w:shd w:fill="auto" w:val="clear"/>
          <w:vertAlign w:val="baseline"/>
        </w:rPr>
      </w:pPr>
      <w:sdt>
        <w:sdtPr>
          <w:id w:val="-2105479261"/>
          <w:tag w:val="goog_rdk_83"/>
        </w:sdtPr>
        <w:sdtContent>
          <w:commentRangeStart w:id="12"/>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pregunta formulada se justifica desde múltiples perspectivas: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Relevancia teórica: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investigación aportará conocimiento sobre cómo los marcos teóricos de la didáctica de las matemáticas —particularmente la teoría de situaciones di- dácticas, la teoría de registros de representación semiótica y las teorías del aprendizaje significativo— pueden articularse con las posibilidades que ofrece la inteligencia artificial como mediadora del aprendizaje (Hitt &amp; Quiroz Rivera, </w:t>
      </w:r>
      <w:hyperlink w:anchor="_heading=h.b9bpxasxifg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2017</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Montiel, </w:t>
      </w:r>
      <w:hyperlink w:anchor="_heading=h.oua9vky2j2v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1180" w:right="15" w:firstLine="715"/>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Pertinencia práctica: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hallazgos de esta investigación pueden orientar el diseño de intervenciones pedagógicas concretas y fundamentadas que contribuyan a mejorar la enseñanza de la trigonometría y las funciones hiperbólicas en contextos de educación </w:t>
      </w:r>
      <w:r w:rsidDel="00000000" w:rsidR="00000000" w:rsidRPr="00000000">
        <w:rPr>
          <w:rtl w:val="0"/>
        </w:rPr>
        <w:t xml:space="preserve">media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desarrollo de tareas matemáticas validadas empíricamente que integren ambos tipos de funciones constituye un aporte tangible para docentes y comunidades educativas, </w:t>
      </w:r>
      <w:sdt>
        <w:sdtPr>
          <w:id w:val="126614423"/>
          <w:tag w:val="goog_rdk_84"/>
        </w:sdtPr>
        <w:sdtContent>
          <w:commentRangeStart w:id="13"/>
        </w:sdtContent>
      </w:sdt>
      <w:r w:rsidDel="00000000" w:rsidR="00000000" w:rsidRPr="00000000">
        <w:rPr>
          <w:rtl w:val="0"/>
        </w:rPr>
        <w:t xml:space="preserve">enriqueciendo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comprensión de las relaciones matemáticas profundas entre estos conceptos</w:t>
      </w:r>
      <w:commentRangeEnd w:id="13"/>
      <w:r w:rsidDel="00000000" w:rsidR="00000000" w:rsidRPr="00000000">
        <w:commentReference w:id="13"/>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(González et al., </w:t>
      </w:r>
      <w:hyperlink w:anchor="_heading=h.hfz3crke7l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2011</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Rendón-Mesa et al., </w:t>
      </w:r>
      <w:hyperlink w:anchor="_heading=h.9yk987h6kw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Actualidad y proyección: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integración de IA en educación representa una ten- dencia global que requiere ser investigada críticamente desde perspectivas pedagógicas rigurosas. Es necesario generar evidencia empírica que trascienda el entusiasmo tecnológi- co y examine con rigurosidad académica los alcances, limitaciones y condiciones de efec- tividad de estas herramientas («El efecto de ChatGPT en el rendimiento académico de los estudiantes», </w:t>
      </w:r>
      <w:hyperlink w:anchor="_heading=h.eyjjpowfzor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Muirragui Irrazabal et al., </w:t>
      </w:r>
      <w:hyperlink w:anchor="_heading=h.mds4oejt05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Especificidad contextual: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investigación se desarrolla en el contexto específico de la educación media colombiana, considerando sus particularidades curriculares, sus de- safíos pedagógicos documentados y sus condiciones institucionales. Esta contextualización aumenta la pertinencia y aplicabilidad de los hallazgos para sistemas educativos con carac- terísticas similares (Camargo, </w:t>
      </w:r>
      <w:hyperlink w:anchor="_heading=h.unhjhrwr10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Ministerio de Educación Nacional, </w:t>
      </w:r>
      <w:hyperlink w:anchor="_heading=h.wp3iyivze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85"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e2zrresh2quw" w:id="11"/>
      <w:bookmarkEnd w:id="11"/>
      <w:sdt>
        <w:sdtPr>
          <w:id w:val="-1986426312"/>
          <w:tag w:val="goog_rdk_85"/>
        </w:sdtPr>
        <w:sdtContent>
          <w:commentRangeStart w:id="14"/>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síntesis, la pregunta problema planteada </w:t>
      </w:r>
      <w:commentRangeEnd w:id="14"/>
      <w:r w:rsidDel="00000000" w:rsidR="00000000" w:rsidRPr="00000000">
        <w:commentReference w:id="14"/>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busca contribuir a la comprensión de cómo el diseño intencionado y teóricamente fundamentado de tareas matemáticas, cuando se integra con las capacidades de la inteligencia artificial, puede transformar efectivamente los procesos de enseñanza y aprendizaje de la trigonometría, favoreciendo el desarrollo de un pensamiento matemático profundo, flexible y aplicable a situaciones auténticas de </w:t>
      </w:r>
      <w:bookmarkStart w:colFirst="0" w:colLast="0" w:name="bookmark=id.9gdo71ok6kgh" w:id="10"/>
      <w:bookmarkEnd w:id="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modelación matemática.</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pStyle w:val="Heading2"/>
        <w:numPr>
          <w:ilvl w:val="1"/>
          <w:numId w:val="2"/>
        </w:numPr>
        <w:tabs>
          <w:tab w:val="left" w:leader="none" w:pos="625"/>
        </w:tabs>
        <w:spacing w:after="0" w:before="1" w:line="240" w:lineRule="auto"/>
        <w:ind w:left="625" w:right="0" w:hanging="572"/>
        <w:jc w:val="left"/>
        <w:rPr/>
      </w:pPr>
      <w:sdt>
        <w:sdtPr>
          <w:id w:val="-361380883"/>
          <w:tag w:val="goog_rdk_86"/>
        </w:sdtPr>
        <w:sdtContent>
          <w:commentRangeStart w:id="15"/>
        </w:sdtContent>
      </w:sdt>
      <w:r w:rsidDel="00000000" w:rsidR="00000000" w:rsidRPr="00000000">
        <w:rPr>
          <w:rtl w:val="0"/>
        </w:rPr>
        <w:t xml:space="preserve">Antecedentes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3"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estudio de la trigonometría en educación media representa uno de los campos más desafiantes dentro del currículo matemático. A pesar de su importancia fundamental para áreas como el cálculo, la física y diversas ramas de la ingeniería, su enseñanza en- frenta obstáculos significativos tanto en aspectos didácticos como cognitivos (Rosa, </w:t>
      </w:r>
      <w:hyperlink w:anchor="_heading=h.7oydk4qo8a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 estudiantes presentan dificultades persistentes en la comprensión conceptual de las funciones trigonométricas, mientras que los docentes frecuentemente adoptan enfoques pe- dagógicos que priorizan la memorización algorítmica sobre la comprensión profunda del pensamiento trigonométrico (Delgado et al., </w:t>
      </w:r>
      <w:hyperlink w:anchor="_heading=h.tyc3f01hh1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51"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afirma Govender (</w:t>
      </w:r>
      <w:hyperlink w:anchor="_heading=h.7bmahx9cvz3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inteligencia artificial ha emergido como una fuerza transformadora en la enseñanza de las matemáticas, al ofrecer herramientas que facilitan un aprendizaje significativo mediante rutas adaptativas, retroalimentación oportuna y atención a las necesidades individuales de los estudiantes.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capítulo presenta una revisión sistemática de la literatura existente en tres áreas fundamentales. Primero, se examinan los desafíos actuales en la enseñanza de la trigono- metría, identificando las principales dificultades conceptuales que enfrentan los estudiantes y las limitaciones de los enfoques pedagógicos tradicionales. Segundo, se exploran las trans- formaciones didácticas que las tecnologías de IA están generando en la educación matemá- tica, con énfasis en sistemas de tutoría inteligente y plataformas adaptativas. Finalmente, se analizan investigaciones que han explorado específicamente la intersección entre IA y ense- ñanza de la trigonometría, identificando vacíos en el conocimiento actual y estableciendo el contexto para la presente investigación.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i8c3i0s1iaks" w:id="13"/>
      <w:bookmarkEnd w:id="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organización de estos antecedentes permite comprender la evolución del cam- po de estudio, reconocer los aportes de investigaciones previas y justificar la necesidad de explorar nuevas aproximaciones metodológicas que integren herramientas de IA en la ense- </w:t>
      </w:r>
      <w:bookmarkStart w:colFirst="0" w:colLast="0" w:name="bookmark=id.vqsjmf4kppyz" w:id="12"/>
      <w:bookmarkEnd w:id="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ñanza de la trigonometría en educación media.</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pStyle w:val="Heading3"/>
        <w:numPr>
          <w:ilvl w:val="2"/>
          <w:numId w:val="2"/>
        </w:numPr>
        <w:tabs>
          <w:tab w:val="left" w:leader="none" w:pos="1891"/>
        </w:tabs>
        <w:spacing w:after="0" w:before="0" w:line="240" w:lineRule="auto"/>
        <w:ind w:left="1891" w:right="0" w:hanging="704"/>
        <w:jc w:val="left"/>
        <w:rPr/>
      </w:pPr>
      <w:r w:rsidDel="00000000" w:rsidR="00000000" w:rsidRPr="00000000">
        <w:rPr>
          <w:rtl w:val="0"/>
        </w:rPr>
        <w:t xml:space="preserve">Inteligencia artificial en la educación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integración de la inteligencia artificial (IA) en la educación ha sido objeto de cre- ciente investigación en los últimos años. Esta tecnología emergente ofrece oportunidades significativas para transformar las prácticas pedagógicas y mejorar los resultados de apren- dizaje de los estudiantes.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48"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Guerreiro Santalla, </w:t>
      </w:r>
      <w:hyperlink w:anchor="_heading=h.81mmjvsrqx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desarrollaron un plan de estudios para la enseñanza de inteligencia artificial en educación preuniversitaria, destacando la importancia de familiarizar a los estudiantes con conceptos fundamentales de IA desde etapas tempranas. Este trabajo</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81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evidencia la necesidad de preparar a las nuevas generaciones para un mundo donde la IA será omnipresente en diversos ámbitos profesionales y cotidianos.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53" w:right="1143"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su parte, Panqueban y Huincahue, </w:t>
      </w:r>
      <w:hyperlink w:anchor="_heading=h.716dvsjysd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realizaron una revisión sistemática so- bre la aplicación de la inteligencia artificial en la enseñanza de las matemáticas, identifican- do tendencias actuales y desafíos en la implementación de estas herramientas tecnológicas. Los autores señalan que la IA puede personalizar la experiencia de aprendizaje, adaptándo- se al ritmo y estilo de cada estudiante, lo que representa un avance significativo respecto a los métodos tradicionales de enseñanza.</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z353vug4iuiw" w:id="15"/>
      <w:bookmarkEnd w:id="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Estos estudios muestran que la IA en educación no solo es una herramienta tec- nológica, sino también un medio para repensar las prácticas pedagógicas y promover un </w:t>
      </w:r>
      <w:bookmarkStart w:colFirst="0" w:colLast="0" w:name="bookmark=id.q9e7x3bfjtn2" w:id="14"/>
      <w:bookmarkEnd w:id="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aprendizaje más inclusivo y efectivo.</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pStyle w:val="Heading3"/>
        <w:numPr>
          <w:ilvl w:val="2"/>
          <w:numId w:val="2"/>
        </w:numPr>
        <w:tabs>
          <w:tab w:val="left" w:leader="none" w:pos="757"/>
        </w:tabs>
        <w:spacing w:after="0" w:before="0" w:line="240" w:lineRule="auto"/>
        <w:ind w:left="757" w:right="0" w:hanging="704"/>
        <w:jc w:val="left"/>
        <w:rPr/>
      </w:pPr>
      <w:r w:rsidDel="00000000" w:rsidR="00000000" w:rsidRPr="00000000">
        <w:rPr>
          <w:rtl w:val="0"/>
        </w:rPr>
        <w:t xml:space="preserve">Inteligencia artificial en la enseñanza de las matemáticas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spacing w:before="0" w:lineRule="auto"/>
        <w:ind w:left="53" w:right="0" w:firstLine="0"/>
        <w:jc w:val="left"/>
        <w:rPr>
          <w:b w:val="1"/>
          <w:bCs w:val="1"/>
          <w:sz w:val="22"/>
          <w:szCs w:val="22"/>
        </w:rPr>
      </w:pPr>
      <w:r w:rsidDel="00000000" w:rsidR="00000000" w:rsidRPr="00000000">
        <w:rPr>
          <w:b w:val="1"/>
          <w:bCs w:val="1"/>
          <w:sz w:val="22"/>
          <w:szCs w:val="22"/>
          <w:rtl w:val="0"/>
        </w:rPr>
        <w:t xml:space="preserve">Emergencia de la IA en contextos educativos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48" w:right="1149" w:firstLine="71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los últimos años, el campo educativo ha incorporado tecnologías emergentes co- mo respuesta a las limitaciones evidenciadas en la enseñanza tradicional. Entre estas inno- vaciones tecnológicas, la Inteligencia Artificial ha emergido como una herramienta con alto potencial transformador para los procesos de aprendizaje matemático (Panqueban &amp; Huin- cahue, </w:t>
      </w:r>
      <w:hyperlink w:anchor="_heading=h.80fthhmbgg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2024b</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 capacidad para favorecer experiencias más adaptativas, personalizadas y orientadas al desarrollo del pensamiento matemático avanzado representa un cambio pa- radigmático en la concepción misma del proceso educativo.</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3"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IA permite generar análisis detallados sobre el desempeño estudiantil, identificar patrones de error específicos y proporcionar retroalimentación inmediata y contextualizada. Estos aspectos resultan particularmente relevantes para áreas de alta abstracción concep-</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2" w:right="15" w:firstLine="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tual como la trigonometría (Hariyanto et al., </w:t>
      </w:r>
      <w:hyperlink w:anchor="_heading=h.vh07o8o8a2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Mireles, </w:t>
      </w:r>
      <w:hyperlink w:anchor="_heading=h.13ut5km6fl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diferencia de las apro- ximaciones pedagógicas tradicionales, donde el docente debe atender simultáneamente a grupos numerosos de estudiantes con necesidades diversas, los sistemas basados en IA pueden ofrecer acompañamiento individualizado a escala (Suarez, </w:t>
      </w:r>
      <w:hyperlink w:anchor="_heading=h.41ba96lmtv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pStyle w:val="Heading3"/>
        <w:ind w:left="1187" w:firstLine="0"/>
        <w:jc w:val="both"/>
        <w:rPr/>
      </w:pPr>
      <w:r w:rsidDel="00000000" w:rsidR="00000000" w:rsidRPr="00000000">
        <w:rPr>
          <w:rtl w:val="0"/>
        </w:rPr>
        <w:t xml:space="preserve">Evidencia sobre mejora del rendimiento académico</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1187" w:right="48"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Diversas investigaciones reportan que los sistemas basados en IA pueden mejorar de manera significativa el rendimiento académico, la motivación intrínseca y la retención de contenidos matemáticos (Calderón Maldonado et al., </w:t>
      </w:r>
      <w:hyperlink w:anchor="_heading=h.4dgztsvw9f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efecto de ChatGPT en el rendimiento académico de los estudiantes», </w:t>
      </w:r>
      <w:hyperlink w:anchor="_heading=h.eyjjpowfzor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Estas mejoras se logran mediante el ajuste dinámico de las actividades a las necesidades específicas de cada aprendiz y el adaptarse al aprendizaje verdaderamente personalizados (Muirragui Irrazabal et al., </w:t>
      </w:r>
      <w:hyperlink w:anchor="_heading=h.mds4oejt05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2" w:right="9" w:firstLine="714.000000000000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Aunque una parte considerable de estos estudios se ha desarrollado en entornos uni- versitarios, su relevancia para la educación media es creciente (Parra Sanchez et al., </w:t>
      </w:r>
      <w:hyperlink w:anchor="_heading=h.80fthhmbgg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dinámicas de personalización que permiten estos sistemas resultan especialmente va- liosas para atender las brechas conceptuales previamente descritas en el aprendizaje de la trigonometría. La capacidad de adaptar el ritmo, la profundidad y la modalidad de presenta- ción de los contenidos según las características individuales de cada estudiante representa una ventaja sustancial sobre los métodos tradicionales de instrucción masiva (Panqueban &amp; Huincahue, </w:t>
      </w:r>
      <w:hyperlink w:anchor="_heading=h.80fthhmbgg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2024b</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Investigaciones recientes sugieren que estos beneficios trascienden a la mejora en calificaciones. Los estudiantes que interactúan con sistemas adaptativos basados en IA de- sarrollan mayor autonomía en su aprendizaje, mejoran su percepción de autoeficacia mate- mática y muestran actitudes más positivas hacia el estudio de las matemáticas (Kuo et al., </w:t>
      </w:r>
      <w:hyperlink w:anchor="_heading=h.3u2acto52d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Yaseen et al., </w:t>
      </w:r>
      <w:hyperlink w:anchor="_heading=h.dob0xhgt11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pStyle w:val="Heading3"/>
        <w:ind w:left="53" w:firstLine="0"/>
        <w:rPr/>
      </w:pPr>
      <w:r w:rsidDel="00000000" w:rsidR="00000000" w:rsidRPr="00000000">
        <w:rPr>
          <w:rtl w:val="0"/>
        </w:rPr>
        <w:t xml:space="preserve">Conexión con aplicaciones reales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Más allá de su aporte a la personalización del aprendizaje, la IA también facilita el establecimiento de conexiones significativas entre los contenidos matemáticos abstractos y aplicaciones concretas en ámbitos tecnológicos contemporáneos (Cao et al., </w:t>
      </w:r>
      <w:hyperlink w:anchor="_heading=h.qwti3y85dc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Áreas como la robótica, el procesamiento de datos, la navegación autónoma o el análisis de seña- les dependen críticamente de conceptos trigonométricos que los estudiantes frecuentemen- te perciben como abstractos y carentes de utilidad práctica.</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capacidad de contextualización abre la posibilidad de presentar la trigonome- tría no solamente como un conjunto de procedimientos algorítmicos desconectados de la realidad, sino como un lenguaje matemático fundamental para comprender y modelar fenó- menos del entorno tecnológico y natural. Los sistemas basados en IA pueden simular estos contextos aplicados, permitiendo que los estudiantes exploren las implicaciones prácticas de los conceptos trigonométricos en entornos interactivos y motivadores.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jeequ563mm74" w:id="17"/>
      <w:bookmarkEnd w:id="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ejemplo, un sistema de IA podría simular el diseño de trayectorias para drones, donde los estudiantes deben aplicar funciones trigonométricas para calcular ángulos de as- censo, distancias de desplazamiento y patrones de vuelo periódicos. Esta aproximación no solo incrementa la motivación estudiantil al demostrar la relevancia práctica del conocimiento matemático, sino que también facilita una comprensión más profunda al situar los conceptos </w:t>
      </w:r>
      <w:bookmarkStart w:colFirst="0" w:colLast="0" w:name="bookmark=id.ifj7kz1jz5q9" w:id="16"/>
      <w:bookmarkEnd w:id="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abstractos en contextos significativos (Yeung et al., </w:t>
      </w:r>
      <w:hyperlink w:anchor="_heading=h.4xmc1tddiv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pStyle w:val="Heading3"/>
        <w:numPr>
          <w:ilvl w:val="2"/>
          <w:numId w:val="2"/>
        </w:numPr>
        <w:tabs>
          <w:tab w:val="left" w:leader="none" w:pos="757"/>
        </w:tabs>
        <w:spacing w:after="0" w:before="1" w:line="240" w:lineRule="auto"/>
        <w:ind w:left="757" w:right="0" w:hanging="704"/>
        <w:jc w:val="left"/>
        <w:rPr/>
      </w:pPr>
      <w:r w:rsidDel="00000000" w:rsidR="00000000" w:rsidRPr="00000000">
        <w:rPr>
          <w:rtl w:val="0"/>
        </w:rPr>
        <w:t xml:space="preserve">Inteligencia artificial y tecnología en la enseñanza de la trigonometría</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enseñanza de la trigonometría ha incorporado progresivamente herramientas tec- nológicas para facilitar la comprensión de conceptos abstractos y promover el pensamiento matemático.</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González Posada Acosta et al., </w:t>
      </w:r>
      <w:hyperlink w:anchor="_heading=h.3els58l3wp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2017</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investigaron las potencialidades del software GeoGebra en la enseñanza de la trigonometría, demostrando que las representaciones di- námicas y visuales favorecen la comprensión de las funciones trigonométricas. El uso de este tipo de software permite a los estudiantes manipular parámetros y observar en tiempo real los cambios en las gráficas, facilitando el establecimiento de relaciones entre diferentes representaciones matemáticas.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manera complementaria, Herrera Castañeda, </w:t>
      </w:r>
      <w:hyperlink w:anchor="_heading=h.e1u03o968n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exploraron la enseñanza de conceptos básicos de trigonometría utilizando tecnología educativa, destacando que los en- tornos digitales pueden reducir las dificultades asociadas con la abstracción matemática. Los autores encontraron que los estudiantes expuestos a estas metodologías mostraban mayor motivación y comprensión de los conceptos trigonométricos.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frny8bku9bcc" w:id="19"/>
      <w:bookmarkEnd w:id="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Estos trabajos evidencian que la incorporación de tecnología, incluyendo herramien- tas con capacidades de inteligencia artificial, puede potenciar el aprendizaje de la trigono- metría al ofrecer experiencias interactivas y adaptadas a las necesidades individuales de los </w:t>
      </w:r>
      <w:bookmarkStart w:colFirst="0" w:colLast="0" w:name="bookmark=id.4432ef7y6ima" w:id="18"/>
      <w:bookmarkEnd w:id="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estudiantes.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pStyle w:val="Heading3"/>
        <w:numPr>
          <w:ilvl w:val="2"/>
          <w:numId w:val="2"/>
        </w:numPr>
        <w:tabs>
          <w:tab w:val="left" w:leader="none" w:pos="1891"/>
        </w:tabs>
        <w:spacing w:after="0" w:before="0" w:line="240" w:lineRule="auto"/>
        <w:ind w:left="1891" w:right="0" w:hanging="704"/>
        <w:jc w:val="left"/>
        <w:rPr/>
      </w:pPr>
      <w:r w:rsidDel="00000000" w:rsidR="00000000" w:rsidRPr="00000000">
        <w:rPr>
          <w:rtl w:val="0"/>
        </w:rPr>
        <w:t xml:space="preserve">Desafíos en la enseñanza de la trigonometría</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spacing w:before="1" w:lineRule="auto"/>
        <w:ind w:left="1187" w:right="0" w:firstLine="0"/>
        <w:jc w:val="left"/>
        <w:rPr>
          <w:b w:val="1"/>
          <w:bCs w:val="1"/>
          <w:sz w:val="22"/>
          <w:szCs w:val="22"/>
        </w:rPr>
      </w:pPr>
      <w:r w:rsidDel="00000000" w:rsidR="00000000" w:rsidRPr="00000000">
        <w:rPr>
          <w:b w:val="1"/>
          <w:bCs w:val="1"/>
          <w:sz w:val="22"/>
          <w:szCs w:val="22"/>
          <w:rtl w:val="0"/>
        </w:rPr>
        <w:t xml:space="preserve">Limitaciones del enfoque curricular tradicional</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trigonometría ocupa un lugar central en el currículo de matemáticas de educación media, constituyendo un puente fundamental entre la geometría euclidiana y el análisis ma- temático avanzado (Weber, </w:t>
      </w:r>
      <w:hyperlink w:anchor="_heading=h.e0jdk5a0wy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2008</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 lineamientos curriculares del Ministerio de Educación Nacional reconocen este campo como esencial para el desarrollo del pensamiento varia- cional y funcional (Ministerio de educación Nacional, </w:t>
      </w:r>
      <w:hyperlink w:anchor="_heading=h.9egpunvyqp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1988</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obstante, diversos estudios revelan que su implementación en el aula presenta serias deficiencias.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Mayormente en la educación media, los contenidos trigonométricos se circunscri- ben casi exclusivamente al estudio de las razones del triángulo rectángulo: seno, coseno y tangente (Fiallo Leal, </w:t>
      </w:r>
      <w:hyperlink w:anchor="_heading=h.aki04n2tzr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 aproximación limitada omite elementos centrales del pen- samiento trigonométrico, tales como la interpretación funcional de estas razones, el análisis sistemático de periodicidad o la introducción al estudio de funciones trascendentes.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46" w:right="1143" w:firstLine="71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consecuencia de esta omisión curricular es no vincular la trigonometría con pro- cesos de modelización en contextos reales (Rosa, </w:t>
      </w:r>
      <w:hyperlink w:anchor="_heading=h.7oydk4qo8a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 estudiantes desarrollan una visión instrumental del conocimiento trigonométrico, percibiéndolo únicamente como un con- junto de fórmulas para resolver problemas geométricos específicos (Delgado et al., </w:t>
      </w:r>
      <w:hyperlink w:anchor="_heading=h.tyc3f01hh1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 perspectiva resulta insuficiente cuando los educandos avanzan a cursos superiores donde deben aplicar conceptos trigonométricos para modelar fenómenos periódicos en físi- ca, analizar señales en ingeniería o comprender procesos oscilatorios en ciencias naturales (Orhani, </w:t>
      </w:r>
      <w:hyperlink w:anchor="_heading=h.pd54dudehm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pStyle w:val="Heading3"/>
        <w:ind w:left="53" w:firstLine="0"/>
        <w:rPr/>
      </w:pPr>
      <w:r w:rsidDel="00000000" w:rsidR="00000000" w:rsidRPr="00000000">
        <w:rPr>
          <w:rtl w:val="0"/>
        </w:rPr>
        <w:t xml:space="preserve">Dificultades conceptuales persistentes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Diversas investigaciones coinciden en señalar que los estudiantes presentan obs- táculos conceptuales persistentes tanto en la comprensión como en la aplicación de funcio- nes trigonométricas . Estas dificultades trascienden las meras deficiencias procedimentales y revelan problemas más profundos en la construcción del conocimiento trigonométrico. En- tre las dificultades más reportadas se encuentran: la confusión sistemática entre razones trigonométricas y relaciones métricas; una dependencia excesiva de procedimientos algo- rítmicos que impide la comprensión conceptual; escasa interpretación de las funciones tri- gonométricas en términos de variación y cambio; y una comprensión limitada del uso de la medida en radianes y del comportamiento periódico de estas funciones (Chacón et al., </w:t>
      </w:r>
      <w:hyperlink w:anchor="_heading=h.n1cgwrj1m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2007</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Delgado et al., </w:t>
      </w:r>
      <w:hyperlink w:anchor="_heading=h.tyc3f01hh1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Iriarte et al., </w:t>
      </w:r>
      <w:hyperlink w:anchor="_heading=h.4fi0leptds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Estas dificultades no son meramente académicas. Se traducen en bajos niveles de rendimiento en evaluaciones estandarizadas y, más preocupante aún, en una limitada apro-</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5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piación de las aplicaciones de la trigonometría en áreas disciplinares relacionadas como la física, la acústica o diversas ramas de la ingeniería (Andrade et al., </w:t>
      </w:r>
      <w:hyperlink w:anchor="_heading=h.k65yd7vocq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 estudiantes que no logran superar estos obstáculos conceptuales podrían enfrentar limitaciones para avanzar en su formación académica superior.</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pStyle w:val="Heading3"/>
        <w:ind w:left="1187" w:firstLine="0"/>
        <w:jc w:val="both"/>
        <w:rPr/>
      </w:pPr>
      <w:r w:rsidDel="00000000" w:rsidR="00000000" w:rsidRPr="00000000">
        <w:rPr>
          <w:rtl w:val="0"/>
        </w:rPr>
        <w:t xml:space="preserve">Predominio del enfoque geométrico-algorítmico</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1187" w:right="33"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Otro elemento crítico identificado en la literatura es la persistencia de un enfoque eminentemente geométrico y algorítmico en la enseñanza de la trigonometría (Magat, </w:t>
      </w:r>
      <w:hyperlink w:anchor="_heading=h.1jyrwbrvjt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2018</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Rosa, </w:t>
      </w:r>
      <w:hyperlink w:anchor="_heading=h.7oydk4qo8a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 aproximación pedagógica presenta la trigonometría exclusivamente como un conjunto de relaciones entre los lados y ángulos de un triángulo rectángulo, restringiendo dramáticamente su alcance conceptual.</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tratamiento tradicional dificulta que los estudiantes reconozcan las funciones trigonométricas como entidades analíticas, periódicas y modelizadoras de fenómenos na- turales y tecnológicos. El énfasis desproporcionado en la memorización de fórmulas y en la ejecución mecánica de procedimientos ha contribuido a una aproximación superficial y descontextualizada del conocimiento trigonométrico (Ngu &amp; Phan, </w:t>
      </w:r>
      <w:hyperlink w:anchor="_heading=h.dtxlvh3gwv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resultado de este enfoque limitado, los estudiantes encuentran serias dificul- tades para transferir lo aprendido a nuevos contextos, para establecer conexiones significa- tivas entre la trigonometría y otras áreas del conocimiento matemático, y para reconocer la utilidad práctica de estos conceptos en la resolución de problemas auténticos. La trigo- nometría se percibe como un contenido aislado, carente de conexiones con la experiencia cotidiana o con aplicaciones significativas.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pStyle w:val="Heading3"/>
        <w:ind w:left="53" w:firstLine="0"/>
        <w:rPr/>
      </w:pPr>
      <w:r w:rsidDel="00000000" w:rsidR="00000000" w:rsidRPr="00000000">
        <w:rPr>
          <w:rtl w:val="0"/>
        </w:rPr>
        <w:t xml:space="preserve">Necesidad de transformación pedagógica</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53" w:right="1143"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Otro elemento crítico identificado en la literatura es la persistencia de un enfoque eminentemente geométrico y algorítmico en la enseñanza de la trigonometría, lo que ha sido señalado como una de las principales limitaciones de su implementación curricular. Diversos estudios muestran que este tratamiento se centra casi exclusivamente en el uso del triángulo rectángulo y en la aplicación mecánica de razones trigonométricas, dejando de lado la comprensión profunda de la función trigonométrica y su papel en la modelación de fenómenos periódicos. Un ejemplo de este señalamiento puede encontrarse en el trabajo de Chavez (</w:t>
      </w:r>
      <w:hyperlink w:anchor="_heading=h.2t4e4wwhvd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2022</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quienes evidencian cómo la enseñanza tradicional enfatiza la resolución de ejercicios rutinarios y la manipulación algorítmica,</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czf27kbhflmr" w:id="21"/>
      <w:bookmarkEnd w:id="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literatura sugiere que superar las limitaciones actuales requiere ir más allá de simples ajustes metodológicos. Se necesita una transformación profunda que incluya: la reconceptualización del currículo para enfatizar una visión más amplia del pensamiento tri- gonométrico; el desarrollo de estrategias pedagógicas que promuevan la comprensión con- ceptual sobre la memorización mecánica; la integración sistemática de contextos reales que demuestren la utilidad de la trigonometría; y la incorporación de tecnologías que faciliten la </w:t>
      </w:r>
      <w:bookmarkStart w:colFirst="0" w:colLast="0" w:name="bookmark=id.kv4khhtgwlyg" w:id="20"/>
      <w:bookmarkEnd w:id="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exploración dinámica de conceptos y la personalización del aprendizaje.</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pStyle w:val="Heading3"/>
        <w:numPr>
          <w:ilvl w:val="2"/>
          <w:numId w:val="2"/>
        </w:numPr>
        <w:tabs>
          <w:tab w:val="left" w:leader="none" w:pos="757"/>
        </w:tabs>
        <w:spacing w:after="0" w:before="0" w:line="240" w:lineRule="auto"/>
        <w:ind w:left="757" w:right="0" w:hanging="704"/>
        <w:jc w:val="left"/>
        <w:rPr/>
      </w:pPr>
      <w:r w:rsidDel="00000000" w:rsidR="00000000" w:rsidRPr="00000000">
        <w:rPr>
          <w:rtl w:val="0"/>
        </w:rPr>
        <w:t xml:space="preserve">Aportes de los antecedentes al trabajo</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82"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revisión sistemática de los antecedentes presentados ha permitido fundamentar y delimitar el presente trabajo de investigación en múltiples dimensiones. A continuación, se sintetizan los principales aportes que esta revisión ha proporcionado para el desarrollo de la investigación:</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pStyle w:val="Heading3"/>
        <w:ind w:left="1187" w:firstLine="0"/>
        <w:rPr/>
      </w:pPr>
      <w:r w:rsidDel="00000000" w:rsidR="00000000" w:rsidRPr="00000000">
        <w:rPr>
          <w:rtl w:val="0"/>
        </w:rPr>
        <w:t xml:space="preserve">Identificación de marcos teóricos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antecedentes revisados han permitido identificar los marcos teóricos fundamen- tales que sustentan esta investigación. Como señala García (</w:t>
      </w:r>
      <w:hyperlink w:anchor="_heading=h.jtauem94p0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diseño de tareas constituye una parte crucial del trabajo de investigación en didáctica de las matemáticas, siendo el fundamento del aprendizaje matemático desde perspectivas cognitivas, culturales y prácticas. El análisis de la literatura reciente revela la existencia de principios consolida- dos que orientan la creación de experiencias de aprendizaje significativas, evidenciando una diversidad de marcos teóricos que convergen en aspectos fundamentales del diseño de tareas.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Radmehr (</w:t>
      </w:r>
      <w:hyperlink w:anchor="_heading=h.lxpxpkl4h8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propone un marco teórico para el diseño de tareas en educación matemática que integra cuatro principios fundamentales: (a) inclusión, que garantiza que las tareas sean accesibles para diversos perfiles de estudiantes; (b) demanda cognitiva, que asegura que las tareas promuevan niveles apropiados de razonamiento matemático; (c) aspectos afectivos y sociales del aprendizaje, reconociendo que las emociones y las inter- acciones sociales median la construcción del conocimiento matemático; y (d) perspectivas teóricas sobre el aprendizaje matemático, que fundamentan pedagógicamente el diseño de las tareas. Este marco constituye una herramienta analítica para reflexionar críticamente sobre las prácticas actuales de diseño de tareas y facilita el diálogo entre docentes e inves- tigadores sobre cómo crear tareas ricas para la enseñanza y la investigación.</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manera complementaria, Canogullari y Radmehr (</w:t>
      </w:r>
      <w:hyperlink w:anchor="_heading=h.aggshizbka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realizaron una revisión sistemática de la literatura que sintetiza los principios subyacentes al diseño de tareas ma- temáticas en cuatro categorías principales: (1) inclusión, equidad y diversidad; (2) aspecto cognitivo; (3) aspecto social; y (4) aspecto afectivo. Los autores destacan además el papel crucial de los marcos teóricos y el contexto sociocultural en el cual se implementan las tareas como elementos que influyen significativamente en el diseño. El marco propuesto facilita el diálogo entre practicantes y educadores matemáticos, apoyando a docentes en el diseño, adaptación y selección de tareas para la enseñanza de las matemáticas.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46" w:right="1149" w:firstLine="71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Particularmente relevante para esta investigación es el concepto de demanda cogni- tiva de las tareas matemáticas. Hsu y Yao (</w:t>
      </w:r>
      <w:hyperlink w:anchor="_heading=h.qp95nv5e8y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revisan el Marco de Tareas Matemáticas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Mathematical Tasks Framework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MTF) y los niveles de demanda cognitiva propuestos por Mary Kay Stein y colaboradores. Este marco describe las fases críticas que atraviesan las tareas matemáticas en la enseñanza y su influencia en los resultados de aprendizaje de los estudiantes. Los niveles de demanda cognitiva funcionan como lente teórico para examinar las tareas matemáticas a través de diferentes fases: desde su diseño inicial hasta su imple- mentación en el aula y su influencia en el aprendizaje estudiantil. Esta perspectiva resulta fundamental para comprender cómo las tareas que integran inteligencia artificial pueden mantener o modificar su demanda cognitiva durante la interacción con los estudiantes.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0" w:right="75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0" w:right="755"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contexto específico de la formación docente, Henríquez-Rivas y Verdugo-Hernández (</w:t>
      </w:r>
      <w:hyperlink w:anchor="_heading=h.sfzium9faa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analizan el diseño de tareas matemáticas que involucran las representaciones de una función en la formación inicial de profesores de matemáticas. Su trabajo evidencia que el diseño de tareas efectivas requiere una comprensión profunda de las múltiples representa- ciones matemáticas y del Espacio de Trabajo Matemático, aspectos que resultan igualmente relevantes para el diseño de tareas mediadas por tecnología que integran diferentes siste- mas de representación de funciones trigonométricas.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convergencia de estos marcos teóricos permite posicionar este trabajo en la inter- sección entre didáctica de la matemática y tecnología educativa. Se reconoce que el diseño de tareas matemáticas mediadas por IA no puede reducirse a la mera incorporación de he- rramientas tecnológicas, sino que debe fundamentarse en principios pedagógicos sólidos que consideren simultáneamente la demanda cognitiva, la inclusión, los aspectos afectivos y sociales del aprendizaje, las múltiples representaciones matemáticas, y las perspectivas teóricas sobre cómo los estudiantes construyen significado matemático en el contexto espe- cífico de la trigonometría.</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pStyle w:val="Heading3"/>
        <w:ind w:left="1187" w:firstLine="0"/>
        <w:rPr/>
      </w:pPr>
      <w:r w:rsidDel="00000000" w:rsidR="00000000" w:rsidRPr="00000000">
        <w:rPr>
          <w:rtl w:val="0"/>
        </w:rPr>
        <w:t xml:space="preserve">Ubicación del problema de investigación</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1182" w:right="15" w:firstLine="714.000000000000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antecedentes permiten ubicar con precisión el problema de investigación en un vacío existente en la literatura. Si bien existen estudios sobre IA en educación matemática y sobre dificultades en la enseñanza de la trigonometría, hay una escasez notable de investi- gaciones que exploren específicamente el diseño e implementación de tareas matemáticas que integren IA para la enseñanza de funciones hiperbólicas y trigonométricas en educación media.</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ubicación del problema es crucial, pues justifica la originalidad y relevancia de la presente investigación. No se trata simplemente de aplicar una herramienta tecnológica existente, sino de diseñar intencionadamente tareas pedagógicas que aprovechen las ca- pacidades adaptativas de la IA para abordar las dificultades conceptuales específicas que enfrentan los estudiantes en trigonometría.</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pStyle w:val="Heading3"/>
        <w:ind w:left="1187" w:firstLine="0"/>
        <w:rPr/>
      </w:pPr>
      <w:r w:rsidDel="00000000" w:rsidR="00000000" w:rsidRPr="00000000">
        <w:rPr>
          <w:rtl w:val="0"/>
        </w:rPr>
        <w:t xml:space="preserve">Delimitación de las limitaciones del estudio</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Finalmente, la revisión de antecedentes ha permitido identificar y delimitar las limita- ciones inherentes a este tipo de investigación. Se reconoce que los resultados de un estudio de caso cualitativo con un grupo específico de estudiantes no son directamente generaliza- bles a otros contextos. Sin embargo, los hallazgos sí pueden proporcionar comprensiones transferibles sobre las dinámicas de interacción entre estudiantes, tareas matemáticas y he- rramientas de IA.</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Asimismo, se reconoce que la efectividad de las herramientas de IA depende crí- ticamente de la calidad del diseño de las tareas propuestas, la formación del docente y el contexto institucional. Por tanto, esta investigación se propone no solo evaluar la herramienta tecnológica, sino analizar integralmente la secuencia de tareas diseñadas y su implementa- ción en el aula.</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o25l6k75tvzy" w:id="23"/>
      <w:bookmarkEnd w:id="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síntesis, la revisión de antecedentes ha proporcionado las bases teóricas, meto- dológicas y contextuales necesarias para fundamentar el diseño, implementación y análisis de tareas matemáticas que integran inteligencia artificial para la enseñanza de funciones </w:t>
      </w:r>
      <w:bookmarkStart w:colFirst="0" w:colLast="0" w:name="bookmark=id.hahf9az8mbeo" w:id="22"/>
      <w:bookmarkEnd w:id="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hiperbólicas en trigonometría en educación media.</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pStyle w:val="Heading2"/>
        <w:numPr>
          <w:ilvl w:val="1"/>
          <w:numId w:val="2"/>
        </w:numPr>
        <w:tabs>
          <w:tab w:val="left" w:leader="none" w:pos="625"/>
        </w:tabs>
        <w:spacing w:after="0" w:before="0" w:line="240" w:lineRule="auto"/>
        <w:ind w:left="625" w:right="0" w:hanging="572"/>
        <w:jc w:val="left"/>
        <w:rPr/>
      </w:pPr>
      <w:sdt>
        <w:sdtPr>
          <w:id w:val="-1518049019"/>
          <w:tag w:val="goog_rdk_87"/>
        </w:sdtPr>
        <w:sdtContent>
          <w:commentRangeStart w:id="16"/>
        </w:sdtContent>
      </w:sdt>
      <w:r w:rsidDel="00000000" w:rsidR="00000000" w:rsidRPr="00000000">
        <w:rPr>
          <w:rtl w:val="0"/>
        </w:rPr>
        <w:t xml:space="preserve">Justificación</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1hcgqvg8hpnn" w:id="25"/>
      <w:bookmarkEnd w:id="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presente investigación se justifica desde múltiples dimensiones que convergen en la necesidad de renovar la enseñanza de la trigonometría en educación media median- te el diseño de tareas matemáticas que integren inteligencia artificial. A continuación, se </w:t>
      </w:r>
      <w:bookmarkStart w:colFirst="0" w:colLast="0" w:name="bookmark=id.vns9yynaevuu" w:id="24"/>
      <w:bookmarkEnd w:id="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presentan las principales razones que fundamentan este trabajo.</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pStyle w:val="Heading3"/>
        <w:numPr>
          <w:ilvl w:val="2"/>
          <w:numId w:val="2"/>
        </w:numPr>
        <w:tabs>
          <w:tab w:val="left" w:leader="none" w:pos="757"/>
        </w:tabs>
        <w:spacing w:after="0" w:before="0" w:line="240" w:lineRule="auto"/>
        <w:ind w:left="757" w:right="0" w:hanging="704"/>
        <w:jc w:val="left"/>
        <w:rPr/>
      </w:pPr>
      <w:r w:rsidDel="00000000" w:rsidR="00000000" w:rsidRPr="00000000">
        <w:rPr>
          <w:rtl w:val="0"/>
        </w:rPr>
        <w:t xml:space="preserve">Justificación curricular</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desarrollo del pensamiento variacional y la comprensión de las funciones trigo- nométricas constituyen elementos centrales en el currículo nacional de matemáticas para educación media. Los Lineamientos Curriculares de Matemáticas (Ministerio de Educación Nacional, </w:t>
      </w:r>
      <w:hyperlink w:anchor="_heading=h.ogqkmfp08i4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1998</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establecen que el pensamiento variacional se relaciona con el reconoci- miento, la percepción, la identificación y la caracterización de la variación y el cambio en diferentes contextos. Específicamente, plantean que los estudiantes deben desarrollar ha- bilidades para modelar situaciones de variación periódica con funciones trigonométricas e identificar parámetros de las mismas, reconociendo su utilidad para representar fenómenos del mundo físico y natural.</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Estándares Básicos de Competencias en Matemáticas (Ministerio de Educación Nacional, </w:t>
      </w:r>
      <w:hyperlink w:anchor="_heading=h.fhi068cyas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especifican que los estudiantes de grados décimo y undécimo deben ser ca- paces de utilizar las técnicas de aproximación en procesos infinitos numéricos, identificar la relación entre los cambios en los parámetros de la representación algebraica de una familia de funciones y los cambios en las gráficas que las representan, y modelar situaciones de va-</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5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riación periódica con funciones trigonométricas. Estos estándares enfatizan la importancia de que los estudiantes no solo manipulen expresiones algebraicas, sino que comprendan las relaciones funcionales como herramientas de análisis y modelación matemática.</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2" w:right="15" w:firstLine="714.000000000000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Más recientemente, los Derechos Básicos de Aprendizaje - Matemáticas (Ministerio de Educación Nacional, </w:t>
      </w:r>
      <w:hyperlink w:anchor="_heading=h.wp3iyivze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educación media refuerzan la necesidad de que los estu- diantes comprendan las funciones como relaciones de dependencia entre variables y como herramientas fundamentales para modelar fenómenos de variación. Los DBA enfatizan que la comprensión de las funciones trigonométricas debe ir más allá del cálculo mecánico de valores, promoviendo el análisis de su comportamiento, la interpretación de sus parámetros y su aplicación en contextos significativos.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embargo, la evidencia empírica muestra una brecha significativa entre estos ob- jetivos curriculares y los resultados de aprendizaje efectivamente alcanzados por los estu- diantes. Los resultados de las pruebas Saber 11 revelan persistentes dificultades en el com- ponente de pensamiento variacional, particularmente en tareas que involucran funciones trigonométricas (Ministerio de Educación Nacional MEN, </w:t>
      </w:r>
      <w:hyperlink w:anchor="_heading=h.9egpunvyqp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 situación evidencia la necesidad de explorar estrategias pedagógicas innovadoras que, fundamentadas en los re- ferentes curriculares nacionales, permitan cerrar esta brecha entre los objetivos educativos y los aprendizajes logrados.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1187" w:right="51"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bookmarkStart w:colFirst="0" w:colLast="0" w:name="_heading=h.aaryek9x5s3k" w:id="27"/>
      <w:bookmarkEnd w:id="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presente investigación se alinea directamente con estos referentes curriculares al proponer el diseño de tareas que promuevan la modelación matemática y el desarrollo del pensamiento trigonométrico, utilizando la inteligencia artificial como mediador didáctico para crear experiencias de aprendizaje adaptativas y contextualizadas que respondan a las </w:t>
      </w:r>
      <w:bookmarkStart w:colFirst="0" w:colLast="0" w:name="bookmark=id.panpj7o81u02" w:id="26"/>
      <w:bookmarkEnd w:id="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necesidades específicas de cada estudiante.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pStyle w:val="Heading3"/>
        <w:numPr>
          <w:ilvl w:val="2"/>
          <w:numId w:val="2"/>
        </w:numPr>
        <w:tabs>
          <w:tab w:val="left" w:leader="none" w:pos="757"/>
        </w:tabs>
        <w:spacing w:after="0" w:before="0" w:line="240" w:lineRule="auto"/>
        <w:ind w:left="757" w:right="0" w:hanging="704"/>
        <w:jc w:val="left"/>
        <w:rPr/>
      </w:pPr>
      <w:r w:rsidDel="00000000" w:rsidR="00000000" w:rsidRPr="00000000">
        <w:rPr>
          <w:rtl w:val="0"/>
        </w:rPr>
        <w:t xml:space="preserve">Justificación</w:t>
      </w:r>
      <w:sdt>
        <w:sdtPr>
          <w:id w:val="-121220117"/>
          <w:tag w:val="goog_rdk_88"/>
        </w:sdtPr>
        <w:sdtContent>
          <w:commentRangeStart w:id="17"/>
        </w:sdtContent>
      </w:sdt>
      <w:r w:rsidDel="00000000" w:rsidR="00000000" w:rsidRPr="00000000">
        <w:rPr>
          <w:rtl w:val="0"/>
        </w:rPr>
        <w:t xml:space="preserve"> pedagógica y didáctica</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46" w:right="1143" w:firstLine="71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incorporación de sistemas de IA en el aula permite que los estudiantes trabajen con situaciones donde las funciones periódicas dejan de ser simples gráficos para </w:t>
      </w:r>
      <w:r w:rsidDel="00000000" w:rsidR="00000000" w:rsidRPr="00000000">
        <w:rPr>
          <w:rtl w:val="0"/>
        </w:rPr>
        <w:t xml:space="preserve">convertir 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herramientas de análisis. Cuando interactúan con simulaciones que responden a sus decisiones, los alumnos reconocen cómo varía un fenómeno cuando ajustan una amplitud, un ángulo o un intervalo de tiempo. Este tipo de experiencias hace que la trigonometría </w:t>
      </w:r>
      <w:r w:rsidDel="00000000" w:rsidR="00000000" w:rsidRPr="00000000">
        <w:rPr>
          <w:rtl w:val="0"/>
        </w:rPr>
        <w:t xml:space="preserve">adquiera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sentido y que los patrones periódicos se lean como parte de un sistema más amplio. Además, la retroalimentación inmediata de la IA ayuda a que cada estudiante avance a su ritmo sin perder el hilo conceptual. En el fondo, la tecnología se convierte en un puente que acerca la teoría a la acción (Castillo Del Pezo et al., </w:t>
      </w:r>
      <w:hyperlink w:anchor="_heading=h.uzobuzmgl6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Parra Sanchez et al., </w:t>
      </w:r>
      <w:hyperlink w:anchor="_heading=h.80fthhmbgg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lnlaua5r7b51" w:id="29"/>
      <w:bookmarkEnd w:id="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diseño de tareas orientadas a la modelación cobra fuerza cuando se plantea un reto que exige interpretar y ajustar parámetros en lugar de repetir procedimientos. Por ejem- plo, al analizar la trayectoria de un dron o el comportamiento de una onda, la actividad exige explicar por qué una función se comporta como lo hace y qué implicaciones tiene cada mo- dificación. Esta lógica invita a los estudiantes a pensar, no solo a seguir un algoritmo ya conocido. La IA apoya este proceso al ofrecer escenarios dinámicos donde el error no es un tropiezo, sino una pista para reorganizar ideas. Así, la tarea deja de ser un trámite y se </w:t>
      </w:r>
      <w:bookmarkStart w:colFirst="0" w:colLast="0" w:name="bookmark=id.kt66tbwx4h0n" w:id="28"/>
      <w:bookmarkEnd w:id="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convierte en un ejercicio de exploración (Rendón-Mesa et al., </w:t>
      </w:r>
      <w:hyperlink w:anchor="_heading=h.9yk987h6kw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pStyle w:val="Heading3"/>
        <w:numPr>
          <w:ilvl w:val="2"/>
          <w:numId w:val="2"/>
        </w:numPr>
        <w:tabs>
          <w:tab w:val="left" w:leader="none" w:pos="757"/>
        </w:tabs>
        <w:spacing w:after="0" w:before="0" w:line="240" w:lineRule="auto"/>
        <w:ind w:left="757" w:right="0" w:hanging="704"/>
        <w:jc w:val="left"/>
        <w:rPr/>
      </w:pPr>
      <w:r w:rsidDel="00000000" w:rsidR="00000000" w:rsidRPr="00000000">
        <w:rPr>
          <w:rtl w:val="0"/>
        </w:rPr>
        <w:t xml:space="preserve">Justificación social y tecnológica</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contexto contemporáneo, caracterizado por la creciente digitalización y la pre- sencia ubicua de tecnologías inteligentes, resulta fundamental preparar a los estudiantes no solo para comprender contenidos matemáticos, sino para utilizar herramientas tecnológi- cas de manera crítica y productiva. Cadena (</w:t>
      </w:r>
      <w:hyperlink w:anchor="_heading=h.e5eg7qupnm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señalan, retomando planteamientos de UNESCO (2021), que la incorporación de tecnologías en el aula debe orientarse hacia la mejora de la calidad educativa y la equidad, respondiendo a las demandas de un contexto</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marcado por la innovación tecnológica acelerada. La integración de inteligencia artificial en el aula representa una oportunidad para familiarizar a los estudiantes con tecnologías que tendrán un papel protagónico en su futuro académico y profesional, desarrollando compe- tencias fundamentales para desenvolverse en un mundo cada vez más tecnológico.</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integración de Tecnologías del Aprendizaje y el Conocimiento (TAC) en la ense- ñanza de las matemáticas trasciende la mera incorporación de dispositivos digitales; implica repensar las prácticas pedagógicas para aprovechar el potencial de herramientas como la inteligencia artificial en el desarrollo del pensamiento crítico y analítico. La capacidad de resolver problemas y aplicar conceptos matemáticos en contextos prácticos se torna fun- damental en una sociedad crecientemente tecnificada (Cadena, </w:t>
      </w:r>
      <w:hyperlink w:anchor="_heading=h.e5eg7qupnm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este sentido, el diseño de tareas matemáticas mediadas por IA responde a la necesidad de formar ciudada- nos capaces de interactuar crítica y productivamente con sistemas tecnológicos complejos.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Particularmente, la inteligencia artificial ofrece oportunidades sin precedentes para personalizar el aprendizaje matemático, adaptándose a las necesidades, ritmos y estilos de aprendizaje de cada estudiante. Guishca Ayala et al. (</w:t>
      </w:r>
      <w:hyperlink w:anchor="_heading=h.9fcablczya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destacan que la IA en edu- cación matemática permite crear experiencias de aprendizaje personalizadas que mejoran tanto la motivación como el rendimiento académico. A diferencia de enfoques tradicionales donde todos los estudiantes avanzan al mismo ritmo, los sistemas basados en IA pueden ajustar dinámicamente la complejidad de las tareas, proporcionar retroalimentación inme- diata y específica, y ofrecer rutas de aprendizaje adaptadas a las fortalezas y necesidades individuales de cada estudiante.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el estudiante comprende que puede predecir, ajustar y validar un fenómeno periódico a partir de sus propias decisiones en un entorno mediado por IA, aparece un tipo de aprendizaje más estable y significativo. La modelación se vuelve una práctica cotidiana y no un capítulo aislado del currículo. La IA aporta entornos que permiten ensayar hipóte- sis sin necesidad de equipos complejos, lo que democratiza el acceso a experiencias de investigación escolar y amplía las posibilidades de exploración matemática. De este modo, los conceptos trigonométricos se consolidan al vincularse con problemas que exigen inter-</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81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pretación y toma de decisiones, cultivando una comprensión más reflexiva y aplicada del fenómeno estudiado.</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d2s9lfehcz3q" w:id="31"/>
      <w:bookmarkEnd w:id="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la integración de IA en la enseñanza de matemáticas tiene implicaciones sociales importantes relacionadas con la equidad educativa. Al proporcionar apoyo indivi- dualizado y adaptativo, estos sistemas pueden contribuir a reducir brechas de aprendizaje y ofrecer oportunidades diferenciadas que respondan a la diversidad del aula (Guishca Aya- la et al., </w:t>
      </w:r>
      <w:hyperlink w:anchor="_heading=h.9fcablczya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 dimensión social cobra especial relevancia en el contexto colombiano, donde las desigualdades en el acceso a educación de calidad siguen representando un de- safío persistente. La presente investigación, al explorar cómo diseñar tareas matemáticas que aprovechen estas capacidades de personalización, contribuye a identificar estrategias </w:t>
      </w:r>
      <w:bookmarkStart w:colFirst="0" w:colLast="0" w:name="bookmark=id.2tgphznwlr6f" w:id="30"/>
      <w:bookmarkEnd w:id="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puedan favorecer procesos de aprendizaje más equitativos e inclusivos.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pStyle w:val="Heading3"/>
        <w:numPr>
          <w:ilvl w:val="2"/>
          <w:numId w:val="2"/>
        </w:numPr>
        <w:tabs>
          <w:tab w:val="left" w:leader="none" w:pos="757"/>
        </w:tabs>
        <w:spacing w:after="0" w:before="0" w:line="240" w:lineRule="auto"/>
        <w:ind w:left="757" w:right="0" w:hanging="704"/>
        <w:jc w:val="left"/>
        <w:rPr/>
      </w:pPr>
      <w:r w:rsidDel="00000000" w:rsidR="00000000" w:rsidRPr="00000000">
        <w:rPr>
          <w:rtl w:val="0"/>
        </w:rPr>
        <w:t xml:space="preserve">Aporte al conocimiento didáctico</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investigación contribuye al campo de la educación matemática al documentar y analizar cómo los estudiantes construyen significado matemático cuando interactúan con tareas específicamente diseñadas y mediadas por inteligencia artificial. Los hallazgos de este estudio proporcionarán evidencia empírica sobre las potencialidades y limitaciones de estas herramientas, ofreciendo orientaciones concretas para docentes e investigadores in- teresados en integrar IA en la enseñanza de las matemáticas.</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bookmarkStart w:colFirst="0" w:colLast="0" w:name="_heading=h.kt1woc6vl95p" w:id="33"/>
      <w:bookmarkEnd w:id="33"/>
      <w:sdt>
        <w:sdtPr>
          <w:id w:val="930627535"/>
          <w:tag w:val="goog_rdk_89"/>
        </w:sdtPr>
        <w:sdtContent>
          <w:commentRangeStart w:id="18"/>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al centrarse en el diseño de tareas y no únicamente en la herramienta tec- nológica, esta investigación enfatiza un aspecto frecuentemente desatendido en la literatura: que la efectividad de cualquier recurso tecnológico depende críticamente de la calidad de las actividades pedagógicas que lo acompañan. Este enfoque fortalece la comprensión del </w:t>
      </w:r>
      <w:bookmarkStart w:colFirst="0" w:colLast="0" w:name="bookmark=id.qvy4i86n3r6k" w:id="32"/>
      <w:bookmarkEnd w:id="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 del docente como diseñador de experiencias de aprendizaje significativas.</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pStyle w:val="Heading2"/>
        <w:numPr>
          <w:ilvl w:val="1"/>
          <w:numId w:val="2"/>
        </w:numPr>
        <w:tabs>
          <w:tab w:val="left" w:leader="none" w:pos="1759"/>
        </w:tabs>
        <w:spacing w:after="0" w:before="0" w:line="240" w:lineRule="auto"/>
        <w:ind w:left="1759" w:right="0" w:hanging="572"/>
        <w:jc w:val="left"/>
        <w:rPr/>
      </w:pPr>
      <w:r w:rsidDel="00000000" w:rsidR="00000000" w:rsidRPr="00000000">
        <w:rPr>
          <w:rtl w:val="0"/>
        </w:rPr>
        <w:t xml:space="preserve">Objetivos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rnyckmigguou" w:id="34"/>
    <w:bookmarkEnd w:id="34"/>
    <w:p w:rsidR="00000000" w:rsidDel="00000000" w:rsidP="00000000" w:rsidRDefault="00000000" w:rsidRPr="00000000" w14:paraId="00000215">
      <w:pPr>
        <w:pStyle w:val="Heading3"/>
        <w:numPr>
          <w:ilvl w:val="2"/>
          <w:numId w:val="2"/>
        </w:numPr>
        <w:tabs>
          <w:tab w:val="left" w:leader="none" w:pos="1891"/>
        </w:tabs>
        <w:spacing w:after="0" w:before="1" w:line="240" w:lineRule="auto"/>
        <w:ind w:left="1891" w:right="0" w:hanging="704"/>
        <w:jc w:val="left"/>
        <w:rPr/>
      </w:pPr>
      <w:bookmarkStart w:colFirst="0" w:colLast="0" w:name="_heading=h.9vtfvxlefgnx" w:id="35"/>
      <w:bookmarkEnd w:id="35"/>
      <w:r w:rsidDel="00000000" w:rsidR="00000000" w:rsidRPr="00000000">
        <w:rPr>
          <w:rtl w:val="0"/>
        </w:rPr>
        <w:t xml:space="preserve">Objetivo general</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51"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4t3qaysqweyd" w:id="37"/>
      <w:bookmarkEnd w:id="37"/>
      <w:sdt>
        <w:sdtPr>
          <w:id w:val="650873046"/>
          <w:tag w:val="goog_rdk_90"/>
        </w:sdtPr>
        <w:sdtContent>
          <w:commentRangeStart w:id="19"/>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implementar y analizar</w:t>
      </w:r>
      <w:commentRangeEnd w:id="19"/>
      <w:r w:rsidDel="00000000" w:rsidR="00000000" w:rsidRPr="00000000">
        <w:commentReference w:id="19"/>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 secuencia de tareas matemáticas que integran inteligencia artificial para el desarrollo del pensamiento trigonométrico y la comprensión de </w:t>
      </w:r>
      <w:bookmarkStart w:colFirst="0" w:colLast="0" w:name="bookmark=id.kkx8ezv1jnif" w:id="36"/>
      <w:bookmarkEnd w:id="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funciones trigonométricas e hiperbólicas en estudiantes de educación media.</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pStyle w:val="Heading3"/>
        <w:numPr>
          <w:ilvl w:val="2"/>
          <w:numId w:val="2"/>
        </w:numPr>
        <w:tabs>
          <w:tab w:val="left" w:leader="none" w:pos="1891"/>
        </w:tabs>
        <w:spacing w:after="0" w:before="0" w:line="240" w:lineRule="auto"/>
        <w:ind w:left="1891" w:right="0" w:hanging="704"/>
        <w:jc w:val="left"/>
        <w:rPr/>
      </w:pPr>
      <w:r w:rsidDel="00000000" w:rsidR="00000000" w:rsidRPr="00000000">
        <w:rPr>
          <w:rtl w:val="0"/>
        </w:rPr>
        <w:t xml:space="preserve">Objetivos específicos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731"/>
          <w:tab w:val="left" w:leader="none" w:pos="1733"/>
        </w:tabs>
        <w:spacing w:after="0" w:before="0" w:line="386" w:lineRule="auto"/>
        <w:ind w:left="1733" w:right="15" w:hanging="291.9999999999999"/>
        <w:jc w:val="both"/>
        <w:rPr>
          <w:rFonts w:ascii="Arial" w:cs="Arial" w:eastAsia="Arial" w:hAnsi="Arial"/>
          <w:b w:val="0"/>
          <w:bCs w:val="0"/>
          <w:i w:val="0"/>
          <w:iCs w:val="0"/>
          <w:smallCaps w:val="0"/>
          <w:strike w:val="0"/>
          <w:color w:val="000000"/>
          <w:sz w:val="22"/>
          <w:szCs w:val="22"/>
          <w:u w:val="none"/>
          <w:shd w:fill="auto" w:val="clear"/>
          <w:vertAlign w:val="baseline"/>
        </w:rPr>
      </w:pPr>
      <w:sdt>
        <w:sdtPr>
          <w:id w:val="792267612"/>
          <w:tag w:val="goog_rdk_91"/>
        </w:sdtPr>
        <w:sdtContent>
          <w:commentRangeStart w:id="20"/>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una sec</w:t>
      </w:r>
      <w:commentRangeEnd w:id="20"/>
      <w:r w:rsidDel="00000000" w:rsidR="00000000" w:rsidRPr="00000000">
        <w:commentReference w:id="20"/>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uencia de tareas matemáticas que integren la herramienta de inteligen- cia artificial para promover la comprensión conceptual de funciones trigonométricas e hiperbólicas y el desarrollo del pensamiento trigonométrico.</w:t>
      </w:r>
    </w:p>
    <w:p w:rsidR="00000000" w:rsidDel="00000000" w:rsidP="00000000" w:rsidRDefault="00000000" w:rsidRPr="00000000" w14:paraId="0000021F">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731"/>
          <w:tab w:val="left" w:leader="none" w:pos="1733"/>
        </w:tabs>
        <w:spacing w:after="0" w:before="177" w:line="386" w:lineRule="auto"/>
        <w:ind w:left="1733" w:right="48" w:hanging="291.9999999999999"/>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sdt>
        <w:sdtPr>
          <w:id w:val="968650088"/>
          <w:tag w:val="goog_rdk_92"/>
        </w:sdtPr>
        <w:sdtContent>
          <w:commentRangeStart w:id="21"/>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Elaborar una herramienta basada en inteligencia artificial qu</w:t>
      </w:r>
      <w:commentRangeEnd w:id="21"/>
      <w:r w:rsidDel="00000000" w:rsidR="00000000" w:rsidRPr="00000000">
        <w:commentReference w:id="21"/>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f</w:t>
      </w:r>
      <w:sdt>
        <w:sdtPr>
          <w:id w:val="903174312"/>
          <w:tag w:val="goog_rdk_93"/>
        </w:sdtPr>
        <w:sdtContent>
          <w:commentRangeStart w:id="22"/>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uncione como mediador didáctico </w:t>
      </w:r>
      <w:commentRangeEnd w:id="22"/>
      <w:r w:rsidDel="00000000" w:rsidR="00000000" w:rsidRPr="00000000">
        <w:commentReference w:id="22"/>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enseñanza de funciones trigonométricas e hiperbólicas, </w:t>
      </w:r>
      <w:sdt>
        <w:sdtPr>
          <w:id w:val="-577129326"/>
          <w:tag w:val="goog_rdk_94"/>
        </w:sdtPr>
        <w:sdtContent>
          <w:commentRangeStart w:id="23"/>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facilitando la comprensión de sus propiedades, relaciones y aplicaciones.</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m8ehmg2npg0z" w:id="38"/>
    <w:bookmarkEnd w:id="38"/>
    <w:p w:rsidR="00000000" w:rsidDel="00000000" w:rsidP="00000000" w:rsidRDefault="00000000" w:rsidRPr="00000000" w14:paraId="00000222">
      <w:pPr>
        <w:pStyle w:val="Heading1"/>
        <w:spacing w:before="1" w:lineRule="auto"/>
        <w:ind w:right="1132" w:firstLine="0"/>
        <w:jc w:val="center"/>
        <w:rPr/>
      </w:pPr>
      <w:bookmarkStart w:colFirst="0" w:colLast="0" w:name="_heading=h.i0rft6g4svpg" w:id="39"/>
      <w:bookmarkEnd w:id="39"/>
      <w:r w:rsidDel="00000000" w:rsidR="00000000" w:rsidRPr="00000000">
        <w:rPr>
          <w:rtl w:val="0"/>
        </w:rPr>
        <w:t xml:space="preserve">CAPÍTULO 2</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5">
      <w:pPr>
        <w:spacing w:before="0" w:lineRule="auto"/>
        <w:ind w:left="0" w:right="1132" w:firstLine="0"/>
        <w:jc w:val="center"/>
        <w:rPr>
          <w:b w:val="1"/>
          <w:bCs w:val="1"/>
          <w:sz w:val="28"/>
          <w:szCs w:val="28"/>
        </w:rPr>
      </w:pPr>
      <w:r w:rsidDel="00000000" w:rsidR="00000000" w:rsidRPr="00000000">
        <w:rPr>
          <w:b w:val="1"/>
          <w:bCs w:val="1"/>
          <w:sz w:val="28"/>
          <w:szCs w:val="28"/>
          <w:rtl w:val="0"/>
        </w:rPr>
        <w:t xml:space="preserve">MARCO TEÓRICO</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xmq294o8bkx9" w:id="40"/>
    <w:bookmarkEnd w:id="40"/>
    <w:p w:rsidR="00000000" w:rsidDel="00000000" w:rsidP="00000000" w:rsidRDefault="00000000" w:rsidRPr="00000000" w14:paraId="00000229">
      <w:pPr>
        <w:pStyle w:val="Heading2"/>
        <w:numPr>
          <w:ilvl w:val="4"/>
          <w:numId w:val="2"/>
        </w:numPr>
        <w:tabs>
          <w:tab w:val="left" w:leader="none" w:pos="625"/>
        </w:tabs>
        <w:spacing w:after="0" w:before="0" w:line="240" w:lineRule="auto"/>
        <w:ind w:left="625" w:right="0" w:hanging="572"/>
        <w:jc w:val="left"/>
        <w:rPr/>
      </w:pPr>
      <w:bookmarkStart w:colFirst="0" w:colLast="0" w:name="_heading=h.q41mryvllxvq" w:id="41"/>
      <w:bookmarkEnd w:id="41"/>
      <w:r w:rsidDel="00000000" w:rsidR="00000000" w:rsidRPr="00000000">
        <w:rPr>
          <w:rtl w:val="0"/>
        </w:rPr>
        <w:t xml:space="preserve">Marco </w:t>
      </w:r>
      <w:sdt>
        <w:sdtPr>
          <w:id w:val="1895508621"/>
          <w:tag w:val="goog_rdk_95"/>
        </w:sdtPr>
        <w:sdtContent>
          <w:commentRangeStart w:id="24"/>
        </w:sdtContent>
      </w:sdt>
      <w:r w:rsidDel="00000000" w:rsidR="00000000" w:rsidRPr="00000000">
        <w:rPr>
          <w:rtl w:val="0"/>
        </w:rPr>
        <w:t xml:space="preserve">conceptual</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ebhvkfu89eht" w:id="42"/>
      <w:bookmarkEnd w:id="42"/>
      <w:sdt>
        <w:sdtPr>
          <w:id w:val="1434545627"/>
          <w:tag w:val="goog_rdk_96"/>
        </w:sdtPr>
        <w:sdtContent>
          <w:commentRangeStart w:id="25"/>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presente marco conceptual busca articular los fundamentos teóricos que susten- tan el diseño de tareas matemáticas en trigonometría mediadas por inteligencia artificial. La construcción de este apartado toma como eje articulador tres componentes centrales: el diseño de tareas como objeto de estudio en educación matemática, el desarrollo del pensa- miento trigonométrico como contenido específico, y el papel de la tecnología particularmente la inteligencia artificial como </w:t>
      </w:r>
      <w:sdt>
        <w:sdtPr>
          <w:id w:val="-136952621"/>
          <w:tag w:val="goog_rdk_97"/>
        </w:sdtPr>
        <w:sdtContent>
          <w:commentRangeStart w:id="26"/>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 mediadora </w:t>
      </w:r>
      <w:commentRangeEnd w:id="26"/>
      <w:r w:rsidDel="00000000" w:rsidR="00000000" w:rsidRPr="00000000">
        <w:commentReference w:id="26"/>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los procesos de enseñanza y </w:t>
      </w:r>
      <w:r w:rsidDel="00000000" w:rsidR="00000000" w:rsidRPr="00000000">
        <w:rPr>
          <w:rtl w:val="0"/>
        </w:rPr>
        <w:t xml:space="preserve">aprendizaje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pStyle w:val="Heading3"/>
        <w:numPr>
          <w:ilvl w:val="5"/>
          <w:numId w:val="2"/>
        </w:numPr>
        <w:tabs>
          <w:tab w:val="left" w:leader="none" w:pos="757"/>
        </w:tabs>
        <w:spacing w:after="0" w:before="0" w:line="240" w:lineRule="auto"/>
        <w:ind w:left="757" w:right="0" w:hanging="704"/>
        <w:jc w:val="left"/>
        <w:rPr/>
      </w:pPr>
      <w:r w:rsidDel="00000000" w:rsidR="00000000" w:rsidRPr="00000000">
        <w:rPr>
          <w:rtl w:val="0"/>
        </w:rPr>
        <w:t xml:space="preserve">Diseño de tareas matemáticas: fundamentos </w:t>
      </w:r>
      <w:sdt>
        <w:sdtPr>
          <w:id w:val="-213428339"/>
          <w:tag w:val="goog_rdk_98"/>
        </w:sdtPr>
        <w:sdtContent>
          <w:commentRangeStart w:id="27"/>
        </w:sdtContent>
      </w:sdt>
      <w:r w:rsidDel="00000000" w:rsidR="00000000" w:rsidRPr="00000000">
        <w:rPr>
          <w:rtl w:val="0"/>
        </w:rPr>
        <w:t xml:space="preserve">teóricos</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diseño de tareas constituye uno de los campos de mayor relevancia en la investi- gación contemporánea de educación matemática. Leung y Bolite-Frant, </w:t>
      </w:r>
      <w:hyperlink w:anchor="_heading=h.r9lvmqw6y0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señalan que el diseño de tareas matemáticas implica consideraciones epistemológicas, matemáticas, </w:t>
      </w:r>
      <w:r w:rsidDel="00000000" w:rsidR="00000000" w:rsidRPr="00000000">
        <w:rPr>
          <w:rtl w:val="0"/>
        </w:rPr>
        <w:t xml:space="preserve">representacionales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pedagógicas que se entrelazan de manera compleja. Según estos autores, una tarea matemática no se reduce a un problema por resolver, sino que representa un </w:t>
      </w:r>
      <w:r w:rsidDel="00000000" w:rsidR="00000000" w:rsidRPr="00000000">
        <w:rPr>
          <w:rtl w:val="0"/>
        </w:rPr>
        <w:t xml:space="preserve">ambiente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interactivo donde docentes, estudiantes y recursos se enriquecen mutuamente en la producción de experiencias matemáticas.</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perspectiva epistemológica del diseño de tareas plantea interrogantes sobre la na-</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 w:right="0" w:firstLine="0"/>
        <w:jc w:val="center"/>
        <w:rPr>
          <w:rFonts w:ascii="Arial" w:cs="Arial" w:eastAsia="Arial" w:hAnsi="Arial"/>
          <w:b w:val="0"/>
          <w:bCs w:val="0"/>
          <w:i w:val="0"/>
          <w:iCs w:val="0"/>
          <w:smallCaps w:val="0"/>
          <w:strike w:val="0"/>
          <w:color w:val="000000"/>
          <w:sz w:val="22"/>
          <w:szCs w:val="22"/>
          <w:u w:val="none"/>
          <w:shd w:fill="auto" w:val="clear"/>
          <w:vertAlign w:val="baseline"/>
        </w:rPr>
        <w:sectPr>
          <w:headerReference r:id="rId17" w:type="even"/>
          <w:type w:val="nextPage"/>
          <w:pgSz w:h="15840" w:w="12240" w:orient="portrait"/>
          <w:pgMar w:bottom="280" w:top="1820" w:left="1080" w:right="1080" w:header="0"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turaleza del conocimiento matemático que se pretende construir. Leung y Bolite-Frant, </w:t>
      </w:r>
      <w:hyperlink w:anchor="_heading=h.r9lvmqw6y0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retoman a Sfard (2008) para distinguir dos orientaciones epistemológicas fundamentales: la participacionista, que favorece diseños con potencial para que los estudiantes participen en la construcción de experiencias matemáticas compartidas, y la adquisicionista, que utiliza he- rramientas para explorar y construir conocimiento matemático personal. Ambas perspectivas reconocen que las matemáticas constituyen un discurso, por lo que aprender matemáticas implica participar activamente en dicho discurso.</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diseño de tareas, desde la aproximación de Leung y Bolite-Frant, </w:t>
      </w:r>
      <w:hyperlink w:anchor="_heading=h.r9lvmqw6y0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debe con- siderar el papel mediador de las herramientas entre el mundo fenomenológico y el mundo conceptual. Esta mediación no opera simplemente como puente, sino que como plantean estos autores retomando a Radford (2013) los artefactos constituyen parte integral del pen- samiento y la percepción. En consecuencia, la interacción con herramientas, artefactos y materiales culturales debe concebirse más allá de elementos auxiliares, pues influyen direc- tamente en la cognición y, para efectos de esta investigación, impactan en el conocimiento matemático.</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investigación de diseño, según González et al., </w:t>
      </w:r>
      <w:hyperlink w:anchor="_heading=h.hfz3crke7l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2011</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representa un paradigma metodológico relativamente joven que resulta útil en la investigación en educación científica. Los autores destacan que este enfoque permite no solo describir fenómenos educativos, sino también diseñar, implementar y analizar innovaciones que respondan a problemáticas específicas del aula. Los experimentos de enseñanza, como modalidad específica dentro de la investigación de diseño, ofrecen oportunidades para estudiar procesos de aprendizaje en contextos naturales mientras se interviene intencionalmente sobre ellos.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2" w:right="15" w:firstLine="714.0000000000002"/>
        <w:jc w:val="both"/>
        <w:rPr>
          <w:rFonts w:ascii="Arial" w:cs="Arial" w:eastAsia="Arial" w:hAnsi="Arial"/>
          <w:b w:val="0"/>
          <w:bCs w:val="0"/>
          <w:i w:val="0"/>
          <w:iCs w:val="0"/>
          <w:smallCaps w:val="0"/>
          <w:strike w:val="0"/>
          <w:color w:val="000000"/>
          <w:sz w:val="22"/>
          <w:szCs w:val="22"/>
          <w:u w:val="none"/>
          <w:shd w:fill="auto" w:val="clear"/>
          <w:vertAlign w:val="baseline"/>
        </w:rPr>
        <w:sectPr>
          <w:headerReference r:id="rId18" w:type="default"/>
          <w:headerReference r:id="rId19" w:type="even"/>
          <w:type w:val="nextPage"/>
          <w:pgSz w:h="15840" w:w="12240" w:orient="portrait"/>
          <w:pgMar w:bottom="280" w:top="1300" w:left="1080" w:right="1080" w:header="1047" w:footer="0"/>
          <w:pgNumType w:start="27"/>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contexto colombiano, Camargo, </w:t>
      </w:r>
      <w:hyperlink w:anchor="_heading=h.unhjhrwr10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distingue entre metodología y estrategia in- vestigativa en educación matemática. La metodología comprende estrategias investigativas, recursos y fundamentación teórica que orientan la investigación integralmente. Las estrate- gias, por su parte, constituyen mecanismos que conectan presupuestos teóricos con formas específicas de obtener y analizar información. Esta distinción resulta pertinente cuando se considera el diseño de tareas como objeto de investigación, pues requiere claridad sobre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7330ixscnmwx" w:id="43"/>
    <w:bookmarkEnd w:id="43"/>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x59j7v4btsi7" w:id="44"/>
      <w:bookmarkEnd w:id="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se indaga y cómo se indaga.</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pStyle w:val="Heading3"/>
        <w:numPr>
          <w:ilvl w:val="5"/>
          <w:numId w:val="2"/>
        </w:numPr>
        <w:tabs>
          <w:tab w:val="left" w:leader="none" w:pos="757"/>
        </w:tabs>
        <w:spacing w:after="0" w:before="0" w:line="240" w:lineRule="auto"/>
        <w:ind w:left="757" w:right="0" w:hanging="704"/>
        <w:jc w:val="left"/>
        <w:rPr/>
      </w:pPr>
      <w:sdt>
        <w:sdtPr>
          <w:id w:val="155312059"/>
          <w:tag w:val="goog_rdk_99"/>
        </w:sdtPr>
        <w:sdtContent>
          <w:commentRangeStart w:id="28"/>
        </w:sdtContent>
      </w:sdt>
      <w:r w:rsidDel="00000000" w:rsidR="00000000" w:rsidRPr="00000000">
        <w:rPr>
          <w:rtl w:val="0"/>
        </w:rPr>
        <w:t xml:space="preserve">Pensamiento trigonométrico: construcción conceptual y didáctica</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48" w:right="1149" w:firstLine="71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trigonometría escolar ha sido objeto de múltiples cuestionamientos desde la in- vestigación didáctica. Montiel-Espinosa, </w:t>
      </w:r>
      <w:hyperlink w:anchor="_heading=h.nie38p91j4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plantea que la enseñanza tradicional de la trigonometría se ha centrado principalmente en razones trigonométricas y funciones trigo- nométricas, dejando de lado otros objetos matemáticos como ecuaciones, identidades o leyes trigonométricas. La autora propone el concepto de pensamiento trigonométrico como alternativa a una enseñanza fragmentada y descontextualizada.</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desarrollo del pensamiento trigonométrico, según Montiel-Espinosa, </w:t>
      </w:r>
      <w:hyperlink w:anchor="_heading=h.nie38p91j4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tras- ciende la memorización de fórmulas y procedimientos algorítmicos. Implica construcción social de significados, uso situado de herramientas trigonométricas y comprensión de las re- laciones entre diferentes representaciones. En su estudio socioepistemológico de la función trigonométrica, Montiel-Espinosa y Cantoral, </w:t>
      </w:r>
      <w:hyperlink w:anchor="_heading=h.esuffkh15i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evidencian que la construcción social de conceptos trigonométricos está ligada a prácticas sociales específicas, donde la dimensión social toma el carácter de práctica situada.</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función trigonométrica, objeto central en el bachillerato, presenta dificultades di- dácticas particulares. Montiel, </w:t>
      </w:r>
      <w:hyperlink w:anchor="_heading=h.oua9vky2j2v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analiza cómo la construcción social de la función trigo- nométrica requiere transitar de una visión geométrica vinculada al triángulo rectángulo hacia una visión analítica asociada al círculo unitario y las funciones periódicas. Este tránsito con- ceptual no resulta evidente para los estudiantes y demanda diseños didácticos que expliciten estas conexiones.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sdt>
        <w:sdtPr>
          <w:id w:val="878015222"/>
          <w:tag w:val="goog_rdk_100"/>
        </w:sdtPr>
        <w:sdtContent>
          <w:commentRangeStart w:id="29"/>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Salazar Méndez, </w:t>
      </w:r>
      <w:hyperlink w:anchor="_heading=h.7i7gagpccs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propone situaciones didácticas para el aprendizaje de identi- dades trigonométricas fundamentales desde un enfoque geométrico. Su trabajo muestra que las identidades trigonométricas, frecuentemente presentadas como fórmulas por memorizar, pueden construirse mediante exploraciones geométricas que doten de sentido a las relacio-</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5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nes algebraicas. Este enfoque coincide con la perspectiva de Montiel-Espinosa, </w:t>
      </w:r>
      <w:hyperlink w:anchor="_heading=h.nie38p91j4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sobre la importancia de vincular diferentes representaciones en la construcción del pensamiento trigonométrico.</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2" w:right="15" w:firstLine="714.0000000000002"/>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l6rks3h6x4sb" w:id="46"/>
      <w:bookmarkEnd w:id="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dificultades en el aprendizaje de la trigonometría, documentadas por diversos investigadores, incluyen: limitada comprensión del concepto de ángulo más allá de contex- tos geométricos inmediatos, dificultad para transitar entre medidas de ángulos en grados y radianes, incomprensión de la periodicidad de las funciones trigonométricas, y descone- xión entre representaciones gráficas, algebraicas y numéricas. Estas dificultades sugieren la necesidad de diseños de tareas que atiendan específicamente estos obstáculos episte- </w:t>
      </w:r>
      <w:bookmarkStart w:colFirst="0" w:colLast="0" w:name="bookmark=id.qlz5xpf84fhz" w:id="45"/>
      <w:bookmarkEnd w:id="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mológicos.</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pStyle w:val="Heading3"/>
        <w:numPr>
          <w:ilvl w:val="5"/>
          <w:numId w:val="2"/>
        </w:numPr>
        <w:tabs>
          <w:tab w:val="left" w:leader="none" w:pos="1891"/>
        </w:tabs>
        <w:spacing w:after="0" w:before="0" w:line="240" w:lineRule="auto"/>
        <w:ind w:left="1891" w:right="0" w:hanging="704"/>
        <w:jc w:val="left"/>
        <w:rPr/>
      </w:pPr>
      <w:sdt>
        <w:sdtPr>
          <w:id w:val="-1221327458"/>
          <w:tag w:val="goog_rdk_101"/>
        </w:sdtPr>
        <w:sdtContent>
          <w:commentRangeStart w:id="30"/>
        </w:sdtContent>
      </w:sdt>
      <w:r w:rsidDel="00000000" w:rsidR="00000000" w:rsidRPr="00000000">
        <w:rPr>
          <w:rtl w:val="0"/>
        </w:rPr>
        <w:t xml:space="preserve">Modelación matemática</w:t>
      </w:r>
      <w:commentRangeEnd w:id="30"/>
      <w:r w:rsidDel="00000000" w:rsidR="00000000" w:rsidRPr="00000000">
        <w:commentReference w:id="30"/>
      </w:r>
      <w:r w:rsidDel="00000000" w:rsidR="00000000" w:rsidRPr="00000000">
        <w:rPr>
          <w:rtl w:val="0"/>
        </w:rPr>
        <w:t xml:space="preserve"> y tareas contextualizadas</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0" w:right="9" w:firstLine="71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Hitt y Quiroz Rivera, </w:t>
      </w:r>
      <w:hyperlink w:anchor="_heading=h.b9bpxasxifg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2017</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estudian el aprendizaje de las matemáticas a través de la modelación matemática en un medio sociocultural ligado a la teoría de la actividad. Los autores destacan que los procesos comunicativos entre estudiantes durante la realización de tareas complejas constituyen una variable fundamental en la modelación matemática. A través de la teoría de la actividad, analizan cómo las representaciones intuitivas de los estudiantes son funcionales y espontáneas, y pueden modificarse mediante interacción y diálogo en el trabajo colaborativo.</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2" w:right="15" w:firstLine="714.0000000000002"/>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modelación matemática, entendida como proceso que vincula situaciones del mundo real con herramientas matemáticas, ofrece oportunidades para que los estudian- tes construyan significados situados. Rodríguez Gallegos et al., </w:t>
      </w:r>
      <w:hyperlink w:anchor="_heading=h.wswp2v8w3y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analizan el papel de la tecnología en el proceso de modelación matemática para la enseñanza de ecuaciones diferenciales. Aunque su estudio se enfoca en contenidos distintos a la trigonometría, sus hallazgos sobre cómo la tecnología facilita la exploración de relaciones entre variables y la visualización de comportamientos dinámicos resultan transferibles al contexto trigonométri- co.</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6fiiloopomi" w:id="48"/>
      <w:bookmarkEnd w:id="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diseño de tareas contextualizadas, fundamentadas en situaciones reales o rea- listas, favorece que los estudiantes reconozcan la utilidad de conceptos trigonométricos más allá del aula. Herrera Castañeda, </w:t>
      </w:r>
      <w:hyperlink w:anchor="_heading=h.e1u03o968n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propone la enseñanza de conceptos básicos de trigonometría mediante tecnología informática, específicamente GeoGebra y Moodle. Su trabajo evidencia que los aplicativos tecnológicos, cuando se administran dentro de secuen- cias didácticas bien diseñadas, mejoran la asimilación de conceptos básicos y optimizan la </w:t>
      </w:r>
      <w:bookmarkStart w:colFirst="0" w:colLast="0" w:name="bookmark=id.v223yjvgwcp3" w:id="47"/>
      <w:bookmarkEnd w:id="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comprensión del conocimiento matemático.</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pStyle w:val="Heading3"/>
        <w:numPr>
          <w:ilvl w:val="5"/>
          <w:numId w:val="2"/>
        </w:numPr>
        <w:tabs>
          <w:tab w:val="left" w:leader="none" w:pos="757"/>
        </w:tabs>
        <w:spacing w:after="0" w:before="1" w:line="240" w:lineRule="auto"/>
        <w:ind w:left="757" w:right="0" w:hanging="704"/>
        <w:jc w:val="left"/>
        <w:rPr/>
      </w:pPr>
      <w:r w:rsidDel="00000000" w:rsidR="00000000" w:rsidRPr="00000000">
        <w:rPr>
          <w:rtl w:val="0"/>
        </w:rPr>
        <w:t xml:space="preserve">Tecnología y herramientas digitales en educación matemática</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papel de la tecnología en la educación matemática ha evolucionado desde su concepción como herramienta de cálculo hasta su reconocimiento como mediadora en la construcción de conocimiento. Leung y Bolite-Frant, </w:t>
      </w:r>
      <w:hyperlink w:anchor="_heading=h.r9lvmqw6y0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proponen que las herramientas tecnológicas pueden actuar como instrumentos de mediación semiótica, facilitando la pro- ducción y transformación de signos que vinculan con la construcción de conocimiento mate- mático de los estudiantes.</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teoría de génesis instrumental, desarrollada por Rabardel (1995), explica cómo el uso de una herramienta puede convertirse en un proceso de instrumentación cognitiva para la adquisición o construcción de conocimiento (Leung &amp; Bolite-Frant, </w:t>
      </w:r>
      <w:hyperlink w:anchor="_heading=h.r9lvmqw6y0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Este en- foque distingue dos procesos: la instrumentación, mediante la cual la herramienta imprime su marca sobre el sujeto permitiéndole desarrollar actividades dentro de ciertos límites; y la instrumentalización, proceso por el cual el usuario desarrolla sus propias ideas sobre qué es y cómo debe usarse la herramienta.</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53" w:right="1155"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potencial semiótico de las herramientas digitales reside en la relación dual entre significados personales relacionados con el uso de la herramienta al realizar una tarea y significados matemáticos relacionados con la herramienta y su uso (Leung &amp; Bolite-Frant, </w:t>
      </w:r>
      <w:hyperlink w:anchor="_heading=h.r9lvmqw6y0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 relación dual, desarrollada por Bartolini Bussi y Mariotti (2008), constituye el potencial semiótico de una herramienta, que se materializa cuando el docente, usándola</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intencionalmente, media contenido matemático a través de intervenciones didácticas dise- ñadas.</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1187" w:right="21"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9pvrryybfceu" w:id="50"/>
      <w:bookmarkEnd w:id="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Rodríguez Gallegos et al., </w:t>
      </w:r>
      <w:hyperlink w:anchor="_heading=h.wswp2v8w3y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señalan que la tecnología no solo facilita cálculos o visualizaciones, sino que transforma los procesos de modelación matemática al permitir exploraciones que serían impracticables sin soporte tecnológico. Los autores evidencian que la tecnología posibilita ciclos iterativos de construcción, prueba y refinamiento de modelos, </w:t>
      </w:r>
      <w:bookmarkStart w:colFirst="0" w:colLast="0" w:name="bookmark=id.p9cgows079zw" w:id="49"/>
      <w:bookmarkEnd w:id="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favoreciendo comprensión profunda de relaciones matemáticas.</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pStyle w:val="Heading3"/>
        <w:numPr>
          <w:ilvl w:val="5"/>
          <w:numId w:val="2"/>
        </w:numPr>
        <w:tabs>
          <w:tab w:val="left" w:leader="none" w:pos="1891"/>
        </w:tabs>
        <w:spacing w:after="0" w:before="0" w:line="240" w:lineRule="auto"/>
        <w:ind w:left="1891" w:right="0" w:hanging="704"/>
        <w:jc w:val="left"/>
        <w:rPr/>
      </w:pPr>
      <w:r w:rsidDel="00000000" w:rsidR="00000000" w:rsidRPr="00000000">
        <w:rPr>
          <w:rtl w:val="0"/>
        </w:rPr>
        <w:t xml:space="preserve">Inteligencia artificial en educación: posibilidades y desafíos</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incorporación de inteligencia artificial en educación matemática representa un campo emergente con múltiples aristas. Si bien la literatura específica sobre IA en enseñan- za de trigonometría es aún limitada, los desarrollos en otras áreas de matemática educativa permiten anticipar posibilidades y desafíos.</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inteligencia artificial puede desempeñar diversos roles en el diseño de tareas matemáticas: como generadora de problemas personalizados según el nivel de cada estu- diante, como proveedora de retroalimentación inmediata y adaptativa, como facilitadora de representaciones dinámicas y multimodales, o como herramienta de análisis del progreso de aprendizaje. Cada uno de estos roles implica consideraciones didácticas específicas sobre cómo integrar la IA sin que esta reemplace el trabajo cognitivo del estudiante.</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diseño de tareas mediadas por IA requiere atención a los principios de mediación semiótica propuestos por Leung y Bolite-Frant, </w:t>
      </w:r>
      <w:hyperlink w:anchor="_heading=h.r9lvmqw6y0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IA no debe concebirse meramente como calculadora sofisticada, sino como herramienta que posibilita formas específicas de in- teracción con el conocimiento trigonométrico. En este sentido, resulta crucial diseñar tareas donde la IA medie la construcción de significados, no simplemente proporcione respuestas.</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6"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consideraciones epistemológicas sobre el uso de IA en diseño de tareas deben</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contemplar qué tipo de conocimiento matemático se construye cuando los estudiantes inter- actúan con estas herramientas. La pregunta no es solo si los estudiantes aprenden con IA, sino qué aprenden y cómo lo aprenden. Esto implica reflexionar sobre cuáles procesos cog- nitivos se activan, qué representaciones se privilegian, y cómo se construyen conexiones entre diferentes formas de representar conceptos trigonométricos.</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qgqdmjd2eptp" w:id="52"/>
      <w:bookmarkEnd w:id="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personalización del aprendizaje, promesa frecuente de la IA en educación, debe entenderse desde la complejidad del proceso de aprendizaje matemático. La personaliza- ción no se reduce a ajustar nivel de dificultad de ejercicios, sino a reconocer formas de pensar, identificar obstáculos epistemológicos específicos, y proponer rutas de aprendizaje que atiendan necesidades cognitivas particulares. En el caso de la trigonometría, esto impli- ca que la IA debería identificar si las dificultades radican en comprensión del concepto de ángulo, en manejo de diferentes unidades de medida, en conexión entre representaciones, </w:t>
      </w:r>
      <w:bookmarkStart w:colFirst="0" w:colLast="0" w:name="bookmark=id.gntay5qvbaqx" w:id="51"/>
      <w:bookmarkEnd w:id="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en otros aspectos específicos.</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pStyle w:val="Heading3"/>
        <w:numPr>
          <w:ilvl w:val="5"/>
          <w:numId w:val="2"/>
        </w:numPr>
        <w:tabs>
          <w:tab w:val="left" w:leader="none" w:pos="757"/>
        </w:tabs>
        <w:spacing w:after="0" w:before="0" w:line="240" w:lineRule="auto"/>
        <w:ind w:left="757" w:right="0" w:hanging="704"/>
        <w:jc w:val="left"/>
        <w:rPr/>
      </w:pPr>
      <w:r w:rsidDel="00000000" w:rsidR="00000000" w:rsidRPr="00000000">
        <w:rPr>
          <w:rtl w:val="0"/>
        </w:rPr>
        <w:t xml:space="preserve">Síntesis: hacia un diseño de tareas en trigonometría mediado por IA</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8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articulación de los elementos conceptuales presentados permite vislumbrar un marco para el diseño de tareas en trigonometría mediadas por inteligencia artificial. Este marco debe considerar:</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Dimensión epistemológica: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Claridad sobre la naturaleza del conocimiento trigono- métrico que se pretende construir, reconociendo que las tareas pueden favorecer tanto la participación en discursos matemáticos compartidos como la adquisición de conocimiento personal, dependiendo de su diseño específico.</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Dimensión matemática: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Atención al desarrollo del pensamiento trigonométrico más allá de procedimientos algorítmicos, promoviendo construcción de significados situados, co- nexión entre representaciones, y superación de obstáculos epistemológicos documentados en la literatura.</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Dimensión tecnológica: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Comprensión de la IA como herramienta de mediación se- miótica, no como simple recurso de cálculo, considerando procesos de génesis instrumental y potencial semiótico de las herramientas digitales.</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Dimensión didáctica: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secuencias de tareas que favorezcan modelación matemática, contextualización de conceptos trigonométricos, trabajo colaborativo, y retroali- mentación adaptativa que atienda necesidades cognitivas específicas.</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4i58xoux078y" w:id="54"/>
      <w:bookmarkEnd w:id="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marco conceptual establece, entonces, que el diseño de tareas en trigonome- tría mediadas por IA no constituye simplemente la aplicación de tecnología sofisticada a contenidos tradicionales. Requiere repensar qué se enseña, cómo se enseña, y para qué se enseña trigonometría en un contexto donde la tecnología no solo facilita procesos, sino que </w:t>
      </w:r>
      <w:bookmarkStart w:colFirst="0" w:colLast="0" w:name="bookmark=id.qze5rmc0epls" w:id="53"/>
      <w:bookmarkEnd w:id="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transforma posibilidades de construcción de conocimiento matemático.</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pStyle w:val="Heading2"/>
        <w:numPr>
          <w:ilvl w:val="4"/>
          <w:numId w:val="2"/>
        </w:numPr>
        <w:tabs>
          <w:tab w:val="left" w:leader="none" w:pos="1759"/>
        </w:tabs>
        <w:spacing w:after="0" w:before="1" w:line="240" w:lineRule="auto"/>
        <w:ind w:left="1759" w:right="0" w:hanging="572"/>
        <w:jc w:val="left"/>
        <w:rPr/>
      </w:pPr>
      <w:r w:rsidDel="00000000" w:rsidR="00000000" w:rsidRPr="00000000">
        <w:rPr>
          <w:rtl w:val="0"/>
        </w:rPr>
        <w:t xml:space="preserve">Marco </w:t>
      </w:r>
      <w:sdt>
        <w:sdtPr>
          <w:id w:val="-873545844"/>
          <w:tag w:val="goog_rdk_102"/>
        </w:sdtPr>
        <w:sdtContent>
          <w:commentRangeStart w:id="31"/>
        </w:sdtContent>
      </w:sdt>
      <w:r w:rsidDel="00000000" w:rsidR="00000000" w:rsidRPr="00000000">
        <w:rPr>
          <w:rtl w:val="0"/>
        </w:rPr>
        <w:t xml:space="preserve">referencial</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jh1p4n2b0pqv" w:id="55"/>
    <w:bookmarkEnd w:id="55"/>
    <w:p w:rsidR="00000000" w:rsidDel="00000000" w:rsidP="00000000" w:rsidRDefault="00000000" w:rsidRPr="00000000" w14:paraId="00000290">
      <w:pPr>
        <w:pStyle w:val="Heading2"/>
        <w:numPr>
          <w:ilvl w:val="4"/>
          <w:numId w:val="2"/>
        </w:numPr>
        <w:tabs>
          <w:tab w:val="left" w:leader="none" w:pos="1759"/>
        </w:tabs>
        <w:spacing w:after="0" w:before="0" w:line="240" w:lineRule="auto"/>
        <w:ind w:left="1759" w:right="0" w:hanging="572"/>
        <w:jc w:val="left"/>
        <w:rPr/>
        <w:sectPr>
          <w:type w:val="nextPage"/>
          <w:pgSz w:h="15840" w:w="12240" w:orient="portrait"/>
          <w:pgMar w:bottom="280" w:top="1300" w:left="1080" w:right="1080" w:header="1047" w:footer="0"/>
        </w:sectPr>
      </w:pPr>
      <w:bookmarkStart w:colFirst="0" w:colLast="0" w:name="_heading=h.rzu7x6jmstji" w:id="56"/>
      <w:bookmarkEnd w:id="56"/>
      <w:r w:rsidDel="00000000" w:rsidR="00000000" w:rsidRPr="00000000">
        <w:rPr>
          <w:rtl w:val="0"/>
        </w:rPr>
        <w:t xml:space="preserve">Marco contextual</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m7xeg1nf6bbd" w:id="57"/>
    <w:bookmarkEnd w:id="57"/>
    <w:p w:rsidR="00000000" w:rsidDel="00000000" w:rsidP="00000000" w:rsidRDefault="00000000" w:rsidRPr="00000000" w14:paraId="00000293">
      <w:pPr>
        <w:pStyle w:val="Heading1"/>
        <w:spacing w:before="1" w:lineRule="auto"/>
        <w:ind w:right="1132" w:firstLine="0"/>
        <w:jc w:val="center"/>
        <w:rPr/>
      </w:pPr>
      <w:bookmarkStart w:colFirst="0" w:colLast="0" w:name="_heading=h.g0eamoj8h6ho" w:id="58"/>
      <w:bookmarkEnd w:id="58"/>
      <w:r w:rsidDel="00000000" w:rsidR="00000000" w:rsidRPr="00000000">
        <w:rPr>
          <w:rtl w:val="0"/>
        </w:rPr>
        <w:t xml:space="preserve">CAPÍTULO 3</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6">
      <w:pPr>
        <w:spacing w:before="0" w:lineRule="auto"/>
        <w:ind w:left="0" w:right="1131" w:firstLine="0"/>
        <w:jc w:val="center"/>
        <w:rPr>
          <w:b w:val="1"/>
          <w:bCs w:val="1"/>
          <w:sz w:val="28"/>
          <w:szCs w:val="28"/>
        </w:rPr>
      </w:pPr>
      <w:r w:rsidDel="00000000" w:rsidR="00000000" w:rsidRPr="00000000">
        <w:rPr>
          <w:b w:val="1"/>
          <w:bCs w:val="1"/>
          <w:sz w:val="28"/>
          <w:szCs w:val="28"/>
          <w:rtl w:val="0"/>
        </w:rPr>
        <w:t xml:space="preserve">MARCO METODOLÓGICO</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b7qmbhavumxs" w:id="59"/>
    <w:bookmarkEnd w:id="59"/>
    <w:p w:rsidR="00000000" w:rsidDel="00000000" w:rsidP="00000000" w:rsidRDefault="00000000" w:rsidRPr="00000000" w14:paraId="0000029A">
      <w:pPr>
        <w:pStyle w:val="Heading2"/>
        <w:numPr>
          <w:ilvl w:val="1"/>
          <w:numId w:val="4"/>
        </w:numPr>
        <w:tabs>
          <w:tab w:val="left" w:leader="none" w:pos="625"/>
        </w:tabs>
        <w:spacing w:after="0" w:before="0" w:line="240" w:lineRule="auto"/>
        <w:ind w:left="625" w:right="0" w:hanging="572"/>
        <w:jc w:val="left"/>
        <w:rPr/>
      </w:pPr>
      <w:bookmarkStart w:colFirst="0" w:colLast="0" w:name="_heading=h.k381i2ceo7ru" w:id="60"/>
      <w:bookmarkEnd w:id="60"/>
      <w:r w:rsidDel="00000000" w:rsidR="00000000" w:rsidRPr="00000000">
        <w:rPr>
          <w:rtl w:val="0"/>
        </w:rPr>
        <w:t xml:space="preserve">Caracterización de la </w:t>
      </w:r>
      <w:sdt>
        <w:sdtPr>
          <w:id w:val="485041429"/>
          <w:tag w:val="goog_rdk_103"/>
        </w:sdtPr>
        <w:sdtContent>
          <w:commentRangeStart w:id="32"/>
        </w:sdtContent>
      </w:sdt>
      <w:r w:rsidDel="00000000" w:rsidR="00000000" w:rsidRPr="00000000">
        <w:rPr>
          <w:rtl w:val="0"/>
        </w:rPr>
        <w:t xml:space="preserve">investigación</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trabajo que aquí se presenta se inscribe en el paradigma interpretativo, dado que existe un interés profundo por comprender, interpretar y describir cómo un grupo de estu- diantes de educación media construye significados matemáticos al interactuar con tareas que integran inteligencia artificial en el contexto de las funciones trigonométricas. Este po- sicionamiento se apoya en la necesidad de acercarse a las prácticas de aula desde una mirada cualitativa que permita capturar las dinámicas, los razonamientos y las decisiones que emergen durante el proceso de aprendizaje.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decisión de adoptar un estudio de caso como diseño metodológico responde a la posibilidad de abordar en detalle un fenómeno educativo particular. A diferencia de las investigaciones que buscan generalización mediante muestras amplias y tratamientos es- tadísticos, en este trabajo interesa documentar y analizar los procesos que ocurren en un contexto específico, reconociendo que la riqueza del análisis radica en la descripción den- sa de las interacciones, las producciones y los modos de razonamiento que se manifiestan cuando los estudiantes trabajan con tareas diseñadas intencionalmente.</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caso se constituye por un grupo de estudiantes de grado décimo u undécimo de una institución educativa de educación media. De este grupo se seleccionarán entre tres y cinco estudiantes para realizar un seguimiento más detallado mediante entrevistas, observa- ción de sesiones de trabajo y análisis de los protocolos que produzcan durante el desarrollo</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 w:right="0" w:firstLine="0"/>
        <w:jc w:val="center"/>
        <w:rPr>
          <w:rFonts w:ascii="Arial" w:cs="Arial" w:eastAsia="Arial" w:hAnsi="Arial"/>
          <w:b w:val="0"/>
          <w:bCs w:val="0"/>
          <w:i w:val="0"/>
          <w:iCs w:val="0"/>
          <w:smallCaps w:val="0"/>
          <w:strike w:val="0"/>
          <w:color w:val="000000"/>
          <w:sz w:val="22"/>
          <w:szCs w:val="22"/>
          <w:u w:val="none"/>
          <w:shd w:fill="auto" w:val="clear"/>
          <w:vertAlign w:val="baseline"/>
        </w:rPr>
        <w:sectPr>
          <w:headerReference r:id="rId20" w:type="even"/>
          <w:type w:val="nextPage"/>
          <w:pgSz w:h="15840" w:w="12240" w:orient="portrait"/>
          <w:pgMar w:bottom="280" w:top="1820" w:left="1080" w:right="1080" w:header="0"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51"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hu7oi547656d" w:id="62"/>
      <w:bookmarkEnd w:id="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las tareas. Esta selección se hará considerando la diversidad de desempeños previos en matemáticas, de modo que sea posible identificar diferentes trayectorias de construcción de </w:t>
      </w:r>
      <w:bookmarkStart w:colFirst="0" w:colLast="0" w:name="bookmark=id.95ndw82jzq8" w:id="61"/>
      <w:bookmarkEnd w:id="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pStyle w:val="Heading2"/>
        <w:numPr>
          <w:ilvl w:val="1"/>
          <w:numId w:val="4"/>
        </w:numPr>
        <w:tabs>
          <w:tab w:val="left" w:leader="none" w:pos="1759"/>
        </w:tabs>
        <w:spacing w:after="0" w:before="0" w:line="240" w:lineRule="auto"/>
        <w:ind w:left="1759" w:right="0" w:hanging="572"/>
        <w:jc w:val="left"/>
        <w:rPr/>
      </w:pPr>
      <w:r w:rsidDel="00000000" w:rsidR="00000000" w:rsidRPr="00000000">
        <w:rPr>
          <w:rtl w:val="0"/>
        </w:rPr>
        <w:t xml:space="preserve">Fuentes de información y métodos de recolección</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51"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j074t69oxrfr" w:id="64"/>
      <w:bookmarkEnd w:id="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estudio se apoya en diversas fuentes de información que permitirán reconstruir los procesos de aprendizaje desde múltiples ángulos. La recolección de datos contempla tanto las producciones de los estudiantes como sus discursos y las interacciones que se generen </w:t>
      </w:r>
      <w:bookmarkStart w:colFirst="0" w:colLast="0" w:name="bookmark=id.q9q37lmrt5pf" w:id="63"/>
      <w:bookmarkEnd w:id="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durante las sesiones de trabajo. A continuación se describen las fuentes consideradas:</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pStyle w:val="Heading3"/>
        <w:numPr>
          <w:ilvl w:val="2"/>
          <w:numId w:val="4"/>
        </w:numPr>
        <w:tabs>
          <w:tab w:val="left" w:leader="none" w:pos="1891"/>
        </w:tabs>
        <w:spacing w:after="0" w:before="0" w:line="240" w:lineRule="auto"/>
        <w:ind w:left="1891" w:right="0" w:hanging="704"/>
        <w:jc w:val="left"/>
        <w:rPr/>
      </w:pPr>
      <w:r w:rsidDel="00000000" w:rsidR="00000000" w:rsidRPr="00000000">
        <w:rPr>
          <w:rtl w:val="0"/>
        </w:rPr>
        <w:t xml:space="preserve">Registros de observación</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Durante las sesiones donde los estudiantes trabajen con las tareas diseñadas, se llevarán registros sistemáticos mediante notas de campo, fotografías de las producciones y, en la medida que sea posible y con el consentimiento informado de los participantes, graba- ciones en audio o video. Estos registros buscan capturar las interacciones entre estudiantes, las estrategias que emplean al resolver los problemas, el uso que hacen de la herramienta de inteligencia artificial y las manifestaciones de razonamiento trigonométrico que surjan en el desarrollo de las actividades.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sectPr>
          <w:headerReference r:id="rId21" w:type="default"/>
          <w:headerReference r:id="rId22" w:type="even"/>
          <w:type w:val="nextPage"/>
          <w:pgSz w:h="15840" w:w="12240" w:orient="portrait"/>
          <w:pgMar w:bottom="280" w:top="1300" w:left="1080" w:right="1080" w:header="1047" w:footer="0"/>
          <w:pgNumType w:start="35"/>
        </w:sectPr>
      </w:pPr>
      <w:bookmarkStart w:colFirst="0" w:colLast="0" w:name="_heading=h.3ew26ab2hup2" w:id="66"/>
      <w:bookmarkEnd w:id="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registros de observación no se limitan a describir eventos, sino que buscan do- cumentar el flujo de las sesiones, identificar momentos donde se evidencien avances o difi- cultades y registrar los intercambios verbales que puedan ser relevantes para comprender </w:t>
      </w:r>
      <w:bookmarkStart w:colFirst="0" w:colLast="0" w:name="bookmark=id.wpggks3dzwwu" w:id="65"/>
      <w:bookmarkEnd w:id="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los estudiantes construyen sus interpretaciones sobre los conceptos trabajados.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pStyle w:val="Heading3"/>
        <w:numPr>
          <w:ilvl w:val="2"/>
          <w:numId w:val="4"/>
        </w:numPr>
        <w:tabs>
          <w:tab w:val="left" w:leader="none" w:pos="757"/>
        </w:tabs>
        <w:spacing w:after="0" w:before="0" w:line="240" w:lineRule="auto"/>
        <w:ind w:left="757" w:right="0" w:hanging="704"/>
        <w:jc w:val="left"/>
        <w:rPr/>
      </w:pPr>
      <w:r w:rsidDel="00000000" w:rsidR="00000000" w:rsidRPr="00000000">
        <w:rPr>
          <w:rtl w:val="0"/>
        </w:rPr>
        <w:t xml:space="preserve">Entrevistas</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entrevistas se plantean como conversaciones orientadas que permitan indagar en aspectos que no siempre son visibles durante las sesiones de clase. Se realizarán en- trevistas individuales o en parejas con los estudiantes seleccionados para el seguimiento detallado. Las conversaciones girarán en torno a las estrategias de pensamiento que pu- sieron en juego durante la resolución de las tareas, las percepciones que tienen sobre el uso de la herramienta de inteligencia artificial, las dificultades conceptuales que encontraron y la manera como las enfrentaron, así como la comprensión que desarrollaron sobre las funciones trigonométricas.</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p01bjnlix597" w:id="68"/>
      <w:bookmarkEnd w:id="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carácter semiestructurado de las entrevistas permitirá mantener un foco de inda- gación definido sin perder la flexibilidad para profundizar en aspectos que emerjan durante la conversación. Esto resulta coherente con el paradigma interpretativo adoptado, pues se busca que los estudiantes expresen sus propias construcciones sin forzarlos a ajustarse a </w:t>
      </w:r>
      <w:bookmarkStart w:colFirst="0" w:colLast="0" w:name="bookmark=id.fk1lgfdbeeth" w:id="67"/>
      <w:bookmarkEnd w:id="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categorías preestablecidas.</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pStyle w:val="Heading3"/>
        <w:numPr>
          <w:ilvl w:val="2"/>
          <w:numId w:val="4"/>
        </w:numPr>
        <w:tabs>
          <w:tab w:val="left" w:leader="none" w:pos="757"/>
        </w:tabs>
        <w:spacing w:after="0" w:before="0" w:line="240" w:lineRule="auto"/>
        <w:ind w:left="757" w:right="0" w:hanging="704"/>
        <w:jc w:val="left"/>
        <w:rPr/>
      </w:pPr>
      <w:r w:rsidDel="00000000" w:rsidR="00000000" w:rsidRPr="00000000">
        <w:rPr>
          <w:rtl w:val="0"/>
        </w:rPr>
        <w:t xml:space="preserve">Protocolos y producciones de los estudiantes</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8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producciones escritas que realicen los estudiantes durante el desarrollo de las tareas constituyen otra fuente de información relevante. Estas incluyen los registros de sus interacciones con la herramienta de inteligencia artificial, las soluciones que proponen a los problemas planteados, los gráficos y tablas que elaboren, las representaciones algebraicas que utilicen y las reflexiones que escriban sobre su propio proceso de aprendizaje.</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análisis de estas producciones permitirá identificar las estrategias de resolución, los errores conceptuales o procedimentales, las manifestaciones de comprensión matemáti- ca y el uso que hacen de diferentes tipos de representaciones. Los protocolos son ventanas al pensamiento de los estudiantes que, analizados junto con las observaciones y las entre-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w77biq7xkyy9" w:id="69"/>
    <w:bookmarkEnd w:id="69"/>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g1xrd7u2xdd2" w:id="70"/>
      <w:bookmarkEnd w:id="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vistas, permiten construir una interpretación más completa de sus procesos de aprendizaje.</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pStyle w:val="Heading3"/>
        <w:numPr>
          <w:ilvl w:val="2"/>
          <w:numId w:val="4"/>
        </w:numPr>
        <w:tabs>
          <w:tab w:val="left" w:leader="none" w:pos="1891"/>
        </w:tabs>
        <w:spacing w:after="0" w:before="0" w:line="240" w:lineRule="auto"/>
        <w:ind w:left="1891" w:right="0" w:hanging="704"/>
        <w:jc w:val="left"/>
        <w:rPr/>
      </w:pPr>
      <w:r w:rsidDel="00000000" w:rsidR="00000000" w:rsidRPr="00000000">
        <w:rPr>
          <w:rtl w:val="0"/>
        </w:rPr>
        <w:t xml:space="preserve">Cuestionarios</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98sckfsxplbn" w:id="72"/>
      <w:bookmarkEnd w:id="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inicio y al final de la implementación se aplicarán cuestionarios breves con tres pro- pósitos: caracterizar el conocimiento previo de los estudiantes sobre funciones trigonomé- tricas, evaluar la percepción que tienen sobre su propio aprendizaje y recoger impresiones sobre el uso de la herramienta de inteligencia artificial. Estos cuestionarios no buscan medir rendimiento de manera cuantitativa, sino ofrecer información complementaria que permita </w:t>
      </w:r>
      <w:bookmarkStart w:colFirst="0" w:colLast="0" w:name="bookmark=id.8d7jqxpsijd7" w:id="71"/>
      <w:bookmarkEnd w:id="7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contextualizar los hallazgos del análisis cualitativo.</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pStyle w:val="Heading2"/>
        <w:numPr>
          <w:ilvl w:val="1"/>
          <w:numId w:val="4"/>
        </w:numPr>
        <w:tabs>
          <w:tab w:val="left" w:leader="none" w:pos="1759"/>
        </w:tabs>
        <w:spacing w:after="0" w:before="0" w:line="240" w:lineRule="auto"/>
        <w:ind w:left="1759" w:right="0" w:hanging="572"/>
        <w:jc w:val="left"/>
        <w:rPr/>
      </w:pPr>
      <w:r w:rsidDel="00000000" w:rsidR="00000000" w:rsidRPr="00000000">
        <w:rPr>
          <w:rtl w:val="0"/>
        </w:rPr>
        <w:t xml:space="preserve">Procedimiento de análisis</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b9erhkuayg5c" w:id="74"/>
      <w:bookmarkEnd w:id="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análisis de la información recolectada se llevará a cabo mediante técnicas que respondan a la naturaleza cualitativa del estudio. No se busca aplicar esquemas rígidos de categorización previa, sino construir una interpretación fundamentada en los datos, coheren- te con los objetivos de investigación y sensible a los matices de los procesos de aprendizaje </w:t>
      </w:r>
      <w:bookmarkStart w:colFirst="0" w:colLast="0" w:name="bookmark=id.1axgd2xirqld" w:id="73"/>
      <w:bookmarkEnd w:id="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observados.</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pStyle w:val="Heading3"/>
        <w:numPr>
          <w:ilvl w:val="2"/>
          <w:numId w:val="4"/>
        </w:numPr>
        <w:tabs>
          <w:tab w:val="left" w:leader="none" w:pos="1891"/>
        </w:tabs>
        <w:spacing w:after="0" w:before="0" w:line="240" w:lineRule="auto"/>
        <w:ind w:left="1891" w:right="0" w:hanging="704"/>
        <w:jc w:val="left"/>
        <w:rPr/>
      </w:pPr>
      <w:r w:rsidDel="00000000" w:rsidR="00000000" w:rsidRPr="00000000">
        <w:rPr>
          <w:rtl w:val="0"/>
        </w:rPr>
        <w:t xml:space="preserve">Organización inicial de la información</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187" w:right="9"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bookmarkStart w:colFirst="0" w:colLast="0" w:name="_heading=h.a6m8unkk7zd7" w:id="76"/>
      <w:bookmarkEnd w:id="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vez recolectados los datos, se procederá a organizarlos de manera sistemática. Las grabaciones serán transcritas, las fotografías clasificadas, los protocolos digitalizados y las notas de campo revisadas y complementadas. Esta organización inicial es un momento crucial, pues permite familiarizarse con el corpus de datos y comenzar a identificar elemen- </w:t>
      </w:r>
      <w:bookmarkStart w:colFirst="0" w:colLast="0" w:name="bookmark=id.mwzfguz58zxc" w:id="75"/>
      <w:bookmarkEnd w:id="7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tos que podrían resultar relevantes para el análisis posterior.</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pStyle w:val="Heading3"/>
        <w:numPr>
          <w:ilvl w:val="2"/>
          <w:numId w:val="4"/>
        </w:numPr>
        <w:tabs>
          <w:tab w:val="left" w:leader="none" w:pos="757"/>
        </w:tabs>
        <w:spacing w:after="0" w:before="0" w:line="240" w:lineRule="auto"/>
        <w:ind w:left="757" w:right="0" w:hanging="704"/>
        <w:jc w:val="left"/>
        <w:rPr/>
      </w:pPr>
      <w:r w:rsidDel="00000000" w:rsidR="00000000" w:rsidRPr="00000000">
        <w:rPr>
          <w:rtl w:val="0"/>
        </w:rPr>
        <w:t xml:space="preserve">Identificación de patrones y construcción de categorías</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53" w:right="1155" w:firstLine="70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análisis propiamente dicho se realizará en dos momentos. En un primer momento, se procederá a una codificación abierta donde se identificarán códigos preliminares que emerjan directamente de los datos, sin forzar categorías predeterminadas. Esta codificación buscará reconocer patrones en las estrategias de resolución, en los tipos de errores, en las formas de interactuar con la herramienta de inteligencia artificial y en las manifestaciones de comprensión conceptual.</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55"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50jmyxw27aui" w:id="78"/>
      <w:bookmarkEnd w:id="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un segundo momento, estos códigos preliminares se agruparán en categorías más amplias que permitan dar respuesta a los objetivos de investigación. Este proceso, conocido como codificación axial, implica establecer relaciones entre códigos, identificar categorías centrales y subordinadas, y construir una estructura interpretativa que dé cuenta </w:t>
      </w:r>
      <w:bookmarkStart w:colFirst="0" w:colLast="0" w:name="bookmark=id.f9nvf9227loz" w:id="77"/>
      <w:bookmarkEnd w:id="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la complejidad de los fenómenos observados.</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pStyle w:val="Heading3"/>
        <w:numPr>
          <w:ilvl w:val="2"/>
          <w:numId w:val="4"/>
        </w:numPr>
        <w:tabs>
          <w:tab w:val="left" w:leader="none" w:pos="757"/>
        </w:tabs>
        <w:spacing w:after="0" w:before="0" w:line="240" w:lineRule="auto"/>
        <w:ind w:left="757" w:right="0" w:hanging="704"/>
        <w:jc w:val="left"/>
        <w:rPr/>
      </w:pPr>
      <w:r w:rsidDel="00000000" w:rsidR="00000000" w:rsidRPr="00000000">
        <w:rPr>
          <w:rtl w:val="0"/>
        </w:rPr>
        <w:t xml:space="preserve">Análisis de las producciones</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53" w:right="1149" w:firstLine="708"/>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bookmarkStart w:colFirst="0" w:colLast="0" w:name="_heading=h.v4r1mmdqs20e" w:id="80"/>
      <w:bookmarkEnd w:id="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protocolos escritos y las producciones que elaboren los estudiantes serán exami- nados con atención particular. Se analizarán las estrategias de resolución que emplean, los errores conceptuales o procedimentales que cometen, las manifestaciones de comprensión matemática que se evidencien y el uso que hacen de diferentes formas de representación algebraica, gráfica, numérica o verbal. Este análisis se nutrirá de los marcos teóricos sobre registros de representación semiótica y construcción de significado matemático que funda- </w:t>
      </w:r>
      <w:bookmarkStart w:colFirst="0" w:colLast="0" w:name="bookmark=id.o50hdjhhcuqs" w:id="79"/>
      <w:bookmarkEnd w:id="7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mentan la investigación.</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pStyle w:val="Heading3"/>
        <w:numPr>
          <w:ilvl w:val="2"/>
          <w:numId w:val="4"/>
        </w:numPr>
        <w:tabs>
          <w:tab w:val="left" w:leader="none" w:pos="1891"/>
        </w:tabs>
        <w:spacing w:after="0" w:before="0" w:line="240" w:lineRule="auto"/>
        <w:ind w:left="1891" w:right="0" w:hanging="704"/>
        <w:jc w:val="left"/>
        <w:rPr/>
      </w:pPr>
      <w:r w:rsidDel="00000000" w:rsidR="00000000" w:rsidRPr="00000000">
        <w:rPr>
          <w:rtl w:val="0"/>
        </w:rPr>
        <w:t xml:space="preserve">Triangulación de fuentes</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6" w:lineRule="auto"/>
        <w:ind w:left="1187" w:right="15" w:firstLine="708"/>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skijt040kvka" w:id="82"/>
      <w:bookmarkEnd w:id="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hallazgos que se desprendan de las observaciones, las entrevistas y los proto- colos serán contrastados entre sí para validar interpretaciones y construir una comprensión más robusta del fenómeno estudiado. Esta triangulación no busca solamente corroborar in- formación, sino identificar convergencias que refuercen las interpretaciones, divergencias que demanden revisiones y complementariedades que enriquezcan el análisis. La triangula- ción es coherente con el paradigma interpretativo, pues reconoce que la comprensión de un fenómeno educativo se construye desde múltiples ángulos y que los datos deben ser leídos </w:t>
      </w:r>
      <w:bookmarkStart w:colFirst="0" w:colLast="0" w:name="bookmark=id.qjje33br0m" w:id="81"/>
      <w:bookmarkEnd w:id="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relación, no de forma aislada.</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pStyle w:val="Heading2"/>
        <w:numPr>
          <w:ilvl w:val="1"/>
          <w:numId w:val="4"/>
        </w:numPr>
        <w:tabs>
          <w:tab w:val="left" w:leader="none" w:pos="1759"/>
        </w:tabs>
        <w:spacing w:after="0" w:before="0" w:line="240" w:lineRule="auto"/>
        <w:ind w:left="1759" w:right="0" w:hanging="572"/>
        <w:jc w:val="left"/>
        <w:rPr/>
      </w:pPr>
      <w:r w:rsidDel="00000000" w:rsidR="00000000" w:rsidRPr="00000000">
        <w:rPr>
          <w:rtl w:val="0"/>
        </w:rPr>
        <w:t xml:space="preserve">Ubicación del proyecto o caso de estudio</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buwrft15sfc4" w:id="83"/>
    <w:bookmarkEnd w:id="83"/>
    <w:p w:rsidR="00000000" w:rsidDel="00000000" w:rsidP="00000000" w:rsidRDefault="00000000" w:rsidRPr="00000000" w14:paraId="000002EF">
      <w:pPr>
        <w:pStyle w:val="Heading2"/>
        <w:numPr>
          <w:ilvl w:val="1"/>
          <w:numId w:val="4"/>
        </w:numPr>
        <w:tabs>
          <w:tab w:val="left" w:leader="none" w:pos="1759"/>
        </w:tabs>
        <w:spacing w:after="0" w:before="0" w:line="240" w:lineRule="auto"/>
        <w:ind w:left="1759" w:right="0" w:hanging="572"/>
        <w:jc w:val="left"/>
        <w:rPr/>
      </w:pPr>
      <w:bookmarkStart w:colFirst="0" w:colLast="0" w:name="_heading=h.j4mitflvien2" w:id="84"/>
      <w:bookmarkEnd w:id="84"/>
      <w:r w:rsidDel="00000000" w:rsidR="00000000" w:rsidRPr="00000000">
        <w:rPr>
          <w:rtl w:val="0"/>
        </w:rPr>
        <w:t xml:space="preserve">Métodos y materiales</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hv86tdfigt00" w:id="85"/>
    <w:bookmarkEnd w:id="85"/>
    <w:p w:rsidR="00000000" w:rsidDel="00000000" w:rsidP="00000000" w:rsidRDefault="00000000" w:rsidRPr="00000000" w14:paraId="000002F2">
      <w:pPr>
        <w:pStyle w:val="Heading2"/>
        <w:numPr>
          <w:ilvl w:val="1"/>
          <w:numId w:val="4"/>
        </w:numPr>
        <w:tabs>
          <w:tab w:val="left" w:leader="none" w:pos="1759"/>
        </w:tabs>
        <w:spacing w:after="0" w:before="0" w:line="240" w:lineRule="auto"/>
        <w:ind w:left="1759" w:right="0" w:hanging="572"/>
        <w:jc w:val="left"/>
        <w:rPr/>
      </w:pPr>
      <w:bookmarkStart w:colFirst="0" w:colLast="0" w:name="_heading=h.j62jx98hhts6" w:id="86"/>
      <w:bookmarkEnd w:id="86"/>
      <w:r w:rsidDel="00000000" w:rsidR="00000000" w:rsidRPr="00000000">
        <w:rPr>
          <w:rtl w:val="0"/>
        </w:rPr>
        <w:t xml:space="preserve">Cronograma de actividades</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n0uwhc90yr3q" w:id="87"/>
    <w:bookmarkEnd w:id="87"/>
    <w:p w:rsidR="00000000" w:rsidDel="00000000" w:rsidP="00000000" w:rsidRDefault="00000000" w:rsidRPr="00000000" w14:paraId="000002F5">
      <w:pPr>
        <w:pStyle w:val="Heading2"/>
        <w:numPr>
          <w:ilvl w:val="1"/>
          <w:numId w:val="4"/>
        </w:numPr>
        <w:tabs>
          <w:tab w:val="left" w:leader="none" w:pos="1759"/>
        </w:tabs>
        <w:spacing w:after="0" w:before="1" w:line="240" w:lineRule="auto"/>
        <w:ind w:left="1759" w:right="0" w:hanging="572"/>
        <w:jc w:val="left"/>
        <w:rPr/>
        <w:sectPr>
          <w:type w:val="nextPage"/>
          <w:pgSz w:h="15840" w:w="12240" w:orient="portrait"/>
          <w:pgMar w:bottom="280" w:top="1300" w:left="1080" w:right="1080" w:header="1047" w:footer="0"/>
        </w:sectPr>
      </w:pPr>
      <w:bookmarkStart w:colFirst="0" w:colLast="0" w:name="_heading=h.p4xr0qsqpfdq" w:id="88"/>
      <w:bookmarkEnd w:id="88"/>
      <w:r w:rsidDel="00000000" w:rsidR="00000000" w:rsidRPr="00000000">
        <w:rPr>
          <w:rtl w:val="0"/>
        </w:rPr>
        <w:t xml:space="preserve">Presupuesto</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8m1mdzld2s80" w:id="89"/>
    <w:bookmarkEnd w:id="89"/>
    <w:p w:rsidR="00000000" w:rsidDel="00000000" w:rsidP="00000000" w:rsidRDefault="00000000" w:rsidRPr="00000000" w14:paraId="000002F8">
      <w:pPr>
        <w:pStyle w:val="Heading1"/>
        <w:spacing w:before="1" w:lineRule="auto"/>
        <w:ind w:left="2169" w:firstLine="0"/>
        <w:rPr/>
      </w:pPr>
      <w:bookmarkStart w:colFirst="0" w:colLast="0" w:name="_heading=h.ymlklb62uarj" w:id="90"/>
      <w:bookmarkEnd w:id="90"/>
      <w:r w:rsidDel="00000000" w:rsidR="00000000" w:rsidRPr="00000000">
        <w:rPr>
          <w:rtl w:val="0"/>
        </w:rPr>
        <w:t xml:space="preserve">REFERENCIAS BIBLIOGRÁFICAS</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B">
      <w:pPr>
        <w:spacing w:before="0" w:line="386" w:lineRule="auto"/>
        <w:ind w:left="768" w:right="1149" w:hanging="715"/>
        <w:jc w:val="both"/>
        <w:rPr>
          <w:sz w:val="22"/>
          <w:szCs w:val="22"/>
        </w:rPr>
      </w:pPr>
      <w:bookmarkStart w:colFirst="0" w:colLast="0" w:name="_heading=h.d7wvfsufq29x" w:id="91"/>
      <w:bookmarkEnd w:id="91"/>
      <w:r w:rsidDel="00000000" w:rsidR="00000000" w:rsidRPr="00000000">
        <w:rPr>
          <w:sz w:val="22"/>
          <w:szCs w:val="22"/>
          <w:rtl w:val="0"/>
        </w:rPr>
        <w:t xml:space="preserve">Agudelo Carvajal, J. d. J., &amp; Pérez Reyes, C. A. (2020, 13 de diciembre). </w:t>
      </w:r>
      <w:r w:rsidDel="00000000" w:rsidR="00000000" w:rsidRPr="00000000">
        <w:rPr>
          <w:i w:val="1"/>
          <w:iCs w:val="1"/>
          <w:sz w:val="22"/>
          <w:szCs w:val="22"/>
          <w:rtl w:val="0"/>
        </w:rPr>
        <w:t xml:space="preserve">Fortalecimiento Del Proceso De Enseñanza Y Aprendizaje De Las Funciones Trigonométricas Utilizando El Simulador Geogebra En Estudiantes De Grado Decimo</w:t>
      </w:r>
      <w:r w:rsidDel="00000000" w:rsidR="00000000" w:rsidRPr="00000000">
        <w:rPr>
          <w:sz w:val="22"/>
          <w:szCs w:val="22"/>
          <w:rtl w:val="0"/>
        </w:rPr>
        <w:t xml:space="preserve">. Consultado el 23 de no- viembre de 2025, desde </w:t>
      </w:r>
      <w:hyperlink r:id="rId23">
        <w:r w:rsidDel="00000000" w:rsidR="00000000" w:rsidRPr="00000000">
          <w:rPr>
            <w:sz w:val="22"/>
            <w:szCs w:val="22"/>
            <w:rtl w:val="0"/>
          </w:rPr>
          <w:t xml:space="preserve">https://repositorio.udes.edu.co/server/api/core/bitstreams/</w:t>
        </w:r>
      </w:hyperlink>
      <w:r w:rsidDel="00000000" w:rsidR="00000000" w:rsidRPr="00000000">
        <w:rPr>
          <w:sz w:val="22"/>
          <w:szCs w:val="22"/>
          <w:rtl w:val="0"/>
        </w:rPr>
        <w:t xml:space="preserve"> </w:t>
      </w:r>
      <w:hyperlink r:id="rId24">
        <w:r w:rsidDel="00000000" w:rsidR="00000000" w:rsidRPr="00000000">
          <w:rPr>
            <w:sz w:val="22"/>
            <w:szCs w:val="22"/>
            <w:rtl w:val="0"/>
          </w:rPr>
          <w:t xml:space="preserve">01bac734-c999-4785-a65c-95458e0c7334/content</w:t>
        </w:r>
      </w:hyperlink>
      <w:r w:rsidDel="00000000" w:rsidR="00000000" w:rsidRPr="00000000">
        <w:rPr>
          <w:rtl w:val="0"/>
        </w:rPr>
      </w:r>
    </w:p>
    <w:p w:rsidR="00000000" w:rsidDel="00000000" w:rsidP="00000000" w:rsidRDefault="00000000" w:rsidRPr="00000000" w14:paraId="000002FC">
      <w:pPr>
        <w:spacing w:before="0" w:line="386" w:lineRule="auto"/>
        <w:ind w:left="773" w:right="1185" w:hanging="720"/>
        <w:jc w:val="both"/>
        <w:rPr>
          <w:sz w:val="22"/>
          <w:szCs w:val="22"/>
        </w:rPr>
      </w:pPr>
      <w:bookmarkStart w:colFirst="0" w:colLast="0" w:name="_heading=h.k65yd7vocqf1" w:id="92"/>
      <w:bookmarkEnd w:id="92"/>
      <w:r w:rsidDel="00000000" w:rsidR="00000000" w:rsidRPr="00000000">
        <w:rPr>
          <w:sz w:val="22"/>
          <w:szCs w:val="22"/>
          <w:rtl w:val="0"/>
        </w:rPr>
        <w:t xml:space="preserve">Alarcón Echeverri, J. F. (2024, 1 de mayo). </w:t>
      </w:r>
      <w:r w:rsidDel="00000000" w:rsidR="00000000" w:rsidRPr="00000000">
        <w:rPr>
          <w:i w:val="1"/>
          <w:iCs w:val="1"/>
          <w:sz w:val="22"/>
          <w:szCs w:val="22"/>
          <w:rtl w:val="0"/>
        </w:rPr>
        <w:t xml:space="preserve">Análisis de las estrategias de resolución de problemas de trigonometría en estudiantes de 15 a 17 años</w:t>
      </w:r>
      <w:r w:rsidDel="00000000" w:rsidR="00000000" w:rsidRPr="00000000">
        <w:rPr>
          <w:sz w:val="22"/>
          <w:szCs w:val="22"/>
          <w:rtl w:val="0"/>
        </w:rPr>
        <w:t xml:space="preserve">. Consultado el 26 de noviembre de 2025, desde </w:t>
      </w:r>
      <w:hyperlink r:id="rId25">
        <w:r w:rsidDel="00000000" w:rsidR="00000000" w:rsidRPr="00000000">
          <w:rPr>
            <w:sz w:val="22"/>
            <w:szCs w:val="22"/>
            <w:rtl w:val="0"/>
          </w:rPr>
          <w:t xml:space="preserve">https://repositorio.unal.edu.co/handle/unal/86022</w:t>
        </w:r>
      </w:hyperlink>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766" w:right="1185" w:hanging="713"/>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4naf2usdks7q" w:id="93"/>
      <w:bookmarkEnd w:id="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Andrade, C. A., Alcívar, Y. G., Palma, L. M., &amp; Ampuero, S. N. (2020). La Superficialidad En La Enseñanza De La Trigonometría En El Bachillerato Y Su Incidencia En El Aprendizaje Del Cálculo En El Nivel Universitario.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Revista de Ciencias Humanísticas y Sociales (ReHuSo)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62-69. Consultado el 26 de noviembre de 2025, desde </w:t>
      </w:r>
      <w:hyperlink r:id="rId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https://www.redalyc.org/articulo.oa?id=673171025006</w:t>
        </w:r>
      </w:hyperlink>
      <w:r w:rsidDel="00000000" w:rsidR="00000000" w:rsidRPr="00000000">
        <w:rPr>
          <w:rtl w:val="0"/>
        </w:rPr>
      </w:r>
    </w:p>
    <w:p w:rsidR="00000000" w:rsidDel="00000000" w:rsidP="00000000" w:rsidRDefault="00000000" w:rsidRPr="00000000" w14:paraId="000002FE">
      <w:pPr>
        <w:spacing w:before="0" w:line="386" w:lineRule="auto"/>
        <w:ind w:left="766" w:right="1173" w:hanging="713"/>
        <w:jc w:val="both"/>
        <w:rPr>
          <w:sz w:val="22"/>
          <w:szCs w:val="22"/>
        </w:rPr>
      </w:pPr>
      <w:bookmarkStart w:colFirst="0" w:colLast="0" w:name="_heading=h.847lwbnrz8ow" w:id="94"/>
      <w:bookmarkEnd w:id="94"/>
      <w:r w:rsidDel="00000000" w:rsidR="00000000" w:rsidRPr="00000000">
        <w:rPr>
          <w:sz w:val="22"/>
          <w:szCs w:val="22"/>
          <w:rtl w:val="0"/>
        </w:rPr>
        <w:t xml:space="preserve">Benítez, Y. E. P. (2022, julio). </w:t>
      </w:r>
      <w:r w:rsidDel="00000000" w:rsidR="00000000" w:rsidRPr="00000000">
        <w:rPr>
          <w:i w:val="1"/>
          <w:iCs w:val="1"/>
          <w:sz w:val="22"/>
          <w:szCs w:val="22"/>
          <w:rtl w:val="0"/>
        </w:rPr>
        <w:t xml:space="preserve">Aprendizaje De La Trigonometría Mediante Una Estrategia Didáctica Apoyada En Una Herramienta Digital Para Estudiantes Del Grado Décimo De La I.e.t.i Villa María De Soledad</w:t>
      </w:r>
      <w:r w:rsidDel="00000000" w:rsidR="00000000" w:rsidRPr="00000000">
        <w:rPr>
          <w:sz w:val="22"/>
          <w:szCs w:val="22"/>
          <w:rtl w:val="0"/>
        </w:rPr>
        <w:t xml:space="preserve">. Consultado el 24 de noviembre de 2025, desde </w:t>
      </w:r>
      <w:hyperlink r:id="rId27">
        <w:r w:rsidDel="00000000" w:rsidR="00000000" w:rsidRPr="00000000">
          <w:rPr>
            <w:sz w:val="22"/>
            <w:szCs w:val="22"/>
            <w:rtl w:val="0"/>
          </w:rPr>
          <w:t xml:space="preserve">https://repository.unab.edu.co/bitstream/handle/20.500.12749/17603/2022_Tesis_</w:t>
        </w:r>
      </w:hyperlink>
      <w:r w:rsidDel="00000000" w:rsidR="00000000" w:rsidRPr="00000000">
        <w:rPr>
          <w:sz w:val="22"/>
          <w:szCs w:val="22"/>
          <w:rtl w:val="0"/>
        </w:rPr>
        <w:t xml:space="preserve"> </w:t>
      </w:r>
      <w:hyperlink r:id="rId28">
        <w:r w:rsidDel="00000000" w:rsidR="00000000" w:rsidRPr="00000000">
          <w:rPr>
            <w:sz w:val="22"/>
            <w:szCs w:val="22"/>
            <w:rtl w:val="0"/>
          </w:rPr>
          <w:t xml:space="preserve">Yasmin_Elena_Pe%c3%b1a_Benitez.pdf?sequence=1&amp;isAllowed=y</w:t>
        </w:r>
      </w:hyperlink>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773" w:right="1149"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e5eg7qupnmtc" w:id="95"/>
      <w:bookmarkEnd w:id="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Cadalso, A. (2025). Enseñanza de Funciones Trigonométricas utilizando el Aprendizaje Ba- sado en el Pensamiento en estudiantes de 4ž de ESO.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Revista Nova Praxis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 82-115.</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773" w:right="1143"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Cadena, N. J. T. (2025). INTEGRACIÓN DE TECNOLOGÍAS, APRENDIZAJE Y CONOCI- MIENTO (TAC) EN LA ENSEÑANZA DE LAS MATEMÁTICAS: UNA PROPUESTA PARA LA INSTITUCIÓN EDUCATIVA CARLOS RAMÍREZ, CÚCUTA, COLOMBIA.</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77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DIALÉCTICA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w:t>
      </w:r>
      <w:hyperlink r:id="rId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https://doi.org/10.56219/dialctica.v2i25.4030</w:t>
        </w:r>
      </w:hyperlink>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center"/>
        <w:rPr>
          <w:rFonts w:ascii="Arial" w:cs="Arial" w:eastAsia="Arial" w:hAnsi="Arial"/>
          <w:b w:val="0"/>
          <w:bCs w:val="0"/>
          <w:i w:val="0"/>
          <w:iCs w:val="0"/>
          <w:smallCaps w:val="0"/>
          <w:strike w:val="0"/>
          <w:color w:val="000000"/>
          <w:sz w:val="22"/>
          <w:szCs w:val="22"/>
          <w:u w:val="none"/>
          <w:shd w:fill="auto" w:val="clear"/>
          <w:vertAlign w:val="baseline"/>
        </w:rPr>
        <w:sectPr>
          <w:headerReference r:id="rId30" w:type="even"/>
          <w:type w:val="nextPage"/>
          <w:pgSz w:h="15840" w:w="12240" w:orient="portrait"/>
          <w:pgMar w:bottom="280" w:top="1820" w:left="1080" w:right="1080" w:header="0"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spacing w:before="0" w:line="386" w:lineRule="auto"/>
        <w:ind w:left="1907" w:right="0" w:hanging="720"/>
        <w:jc w:val="left"/>
        <w:rPr>
          <w:sz w:val="22"/>
          <w:szCs w:val="22"/>
        </w:rPr>
      </w:pPr>
      <w:bookmarkStart w:colFirst="0" w:colLast="0" w:name="_heading=h.qe9035cfaxrn" w:id="96"/>
      <w:bookmarkEnd w:id="96"/>
      <w:r w:rsidDel="00000000" w:rsidR="00000000" w:rsidRPr="00000000">
        <w:rPr>
          <w:sz w:val="22"/>
          <w:szCs w:val="22"/>
          <w:rtl w:val="0"/>
        </w:rPr>
        <w:t xml:space="preserve">Calderón, F. G. G. (2024). </w:t>
      </w:r>
      <w:r w:rsidDel="00000000" w:rsidR="00000000" w:rsidRPr="00000000">
        <w:rPr>
          <w:i w:val="1"/>
          <w:iCs w:val="1"/>
          <w:sz w:val="22"/>
          <w:szCs w:val="22"/>
          <w:rtl w:val="0"/>
        </w:rPr>
        <w:t xml:space="preserve">Las tecnologías digitales para la resolución de problemas: el caso de un curso de álgebra, </w:t>
      </w:r>
      <w:r w:rsidDel="00000000" w:rsidR="00000000" w:rsidRPr="00000000">
        <w:rPr>
          <w:sz w:val="22"/>
          <w:szCs w:val="22"/>
          <w:rtl w:val="0"/>
        </w:rPr>
        <w:t xml:space="preserve">Consultado el 24 de noviembre de 2025, desde </w:t>
      </w:r>
      <w:hyperlink r:id="rId31">
        <w:r w:rsidDel="00000000" w:rsidR="00000000" w:rsidRPr="00000000">
          <w:rPr>
            <w:sz w:val="22"/>
            <w:szCs w:val="22"/>
            <w:rtl w:val="0"/>
          </w:rPr>
          <w:t xml:space="preserve">https:</w:t>
        </w:r>
      </w:hyperlink>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7" w:right="0" w:hanging="6.999999999999886"/>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4dgztsvw9fet" w:id="97"/>
      <w:bookmarkEnd w:id="97"/>
      <w:hyperlink r:id="rId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//repository.unad.edu.co/bitstream/handle/10596/64096/fggarciac.pdf?sequence=3&amp;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isAllowed=y</w:t>
        </w:r>
      </w:hyperlink>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7" w:right="9"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unhjhrwr10yu" w:id="98"/>
      <w:bookmarkEnd w:id="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Calderón Maldonado, O. D., Florencia Ponce, M. F., Vera Zambrano, M. M., &amp; Zamora Va- lle, R. C. (2025). Inteligencia Artificial y Aprendizaje Adaptativo: Una Estrategia In- novadora Para Optimizar La Formación de Estudiantes En La Educación Superior.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Reincisol.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3553-3579. </w:t>
      </w:r>
      <w:hyperlink r:id="rId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https://doi.org/10.59282/reincisol.V4(8)3553-3579</w:t>
        </w:r>
      </w:hyperlink>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2" w:right="39" w:hanging="715"/>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aggshizbkahv" w:id="99"/>
      <w:bookmarkEnd w:id="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Camargo, L. (10). Conferencia Interamericana de Educación Matemática. Consultado el 10 de diciembre de 2025, desde </w:t>
      </w:r>
      <w:hyperlink r:id="rId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https://conferencia.ciaem- redumate.org/index.php/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xvciaem/xv/paper/viewFile/1061/568</w:t>
        </w:r>
      </w:hyperlink>
      <w:r w:rsidDel="00000000" w:rsidR="00000000" w:rsidRPr="00000000">
        <w:rPr>
          <w:rtl w:val="0"/>
        </w:rPr>
      </w:r>
    </w:p>
    <w:p w:rsidR="00000000" w:rsidDel="00000000" w:rsidP="00000000" w:rsidRDefault="00000000" w:rsidRPr="00000000" w14:paraId="0000030A">
      <w:pPr>
        <w:spacing w:before="0" w:line="386" w:lineRule="auto"/>
        <w:ind w:left="1907" w:right="44" w:hanging="720"/>
        <w:jc w:val="both"/>
        <w:rPr>
          <w:sz w:val="22"/>
          <w:szCs w:val="22"/>
        </w:rPr>
      </w:pPr>
      <w:bookmarkStart w:colFirst="0" w:colLast="0" w:name="_heading=h.qwti3y85dcm2" w:id="100"/>
      <w:bookmarkEnd w:id="100"/>
      <w:r w:rsidDel="00000000" w:rsidR="00000000" w:rsidRPr="00000000">
        <w:rPr>
          <w:sz w:val="22"/>
          <w:szCs w:val="22"/>
          <w:rtl w:val="0"/>
        </w:rPr>
        <w:t xml:space="preserve">Canogullari, A., &amp; Radmehr, F. (2025). Task Design Principles in Mathematics Education: A Literature Review. </w:t>
      </w:r>
      <w:r w:rsidDel="00000000" w:rsidR="00000000" w:rsidRPr="00000000">
        <w:rPr>
          <w:i w:val="1"/>
          <w:iCs w:val="1"/>
          <w:sz w:val="22"/>
          <w:szCs w:val="22"/>
          <w:rtl w:val="0"/>
        </w:rPr>
        <w:t xml:space="preserve">International Journal of Mathematical Education in Science and Technology</w:t>
      </w:r>
      <w:r w:rsidDel="00000000" w:rsidR="00000000" w:rsidRPr="00000000">
        <w:rPr>
          <w:sz w:val="22"/>
          <w:szCs w:val="22"/>
          <w:rtl w:val="0"/>
        </w:rPr>
        <w:t xml:space="preserve">, </w:t>
      </w:r>
      <w:r w:rsidDel="00000000" w:rsidR="00000000" w:rsidRPr="00000000">
        <w:rPr>
          <w:i w:val="1"/>
          <w:iCs w:val="1"/>
          <w:sz w:val="22"/>
          <w:szCs w:val="22"/>
          <w:rtl w:val="0"/>
        </w:rPr>
        <w:t xml:space="preserve">0</w:t>
      </w:r>
      <w:r w:rsidDel="00000000" w:rsidR="00000000" w:rsidRPr="00000000">
        <w:rPr>
          <w:sz w:val="22"/>
          <w:szCs w:val="22"/>
          <w:rtl w:val="0"/>
        </w:rPr>
        <w:t xml:space="preserve">(0), 1-33. </w:t>
      </w:r>
      <w:hyperlink r:id="rId37">
        <w:r w:rsidDel="00000000" w:rsidR="00000000" w:rsidRPr="00000000">
          <w:rPr>
            <w:sz w:val="22"/>
            <w:szCs w:val="22"/>
            <w:rtl w:val="0"/>
          </w:rPr>
          <w:t xml:space="preserve">https://doi.org/10.1080/0020739X.2025.2457365</w:t>
        </w:r>
      </w:hyperlink>
      <w:r w:rsidDel="00000000" w:rsidR="00000000" w:rsidRPr="00000000">
        <w:rPr>
          <w:rtl w:val="0"/>
        </w:rPr>
      </w:r>
    </w:p>
    <w:p w:rsidR="00000000" w:rsidDel="00000000" w:rsidP="00000000" w:rsidRDefault="00000000" w:rsidRPr="00000000" w14:paraId="0000030B">
      <w:pPr>
        <w:spacing w:before="0" w:line="374" w:lineRule="auto"/>
        <w:ind w:left="1907" w:right="30" w:hanging="720"/>
        <w:jc w:val="both"/>
        <w:rPr>
          <w:sz w:val="22"/>
          <w:szCs w:val="22"/>
        </w:rPr>
      </w:pPr>
      <w:bookmarkStart w:colFirst="0" w:colLast="0" w:name="_heading=h.uzobuzmgl6pj" w:id="101"/>
      <w:bookmarkEnd w:id="101"/>
      <w:r w:rsidDel="00000000" w:rsidR="00000000" w:rsidRPr="00000000">
        <w:rPr>
          <w:sz w:val="22"/>
          <w:szCs w:val="22"/>
          <w:rtl w:val="0"/>
        </w:rPr>
        <w:t xml:space="preserve">Cao, C., Ding, Z., Lee, G.-G., Jiao, J., Lin, J., &amp; Zhai, X. (2023, 21 de agosto). </w:t>
      </w:r>
      <w:r w:rsidDel="00000000" w:rsidR="00000000" w:rsidRPr="00000000">
        <w:rPr>
          <w:i w:val="1"/>
          <w:iCs w:val="1"/>
          <w:sz w:val="22"/>
          <w:szCs w:val="22"/>
          <w:rtl w:val="0"/>
        </w:rPr>
        <w:t xml:space="preserve">Elucida- ting STEM Concepts through Generative AI: A Multi-modal Exploration of Analogical Reasoning</w:t>
      </w:r>
      <w:r w:rsidDel="00000000" w:rsidR="00000000" w:rsidRPr="00000000">
        <w:rPr>
          <w:sz w:val="22"/>
          <w:szCs w:val="22"/>
          <w:rtl w:val="0"/>
        </w:rPr>
        <w:t xml:space="preserve">. arXiv: </w:t>
      </w:r>
      <w:hyperlink r:id="rId38">
        <w:r w:rsidDel="00000000" w:rsidR="00000000" w:rsidRPr="00000000">
          <w:rPr>
            <w:sz w:val="22"/>
            <w:szCs w:val="22"/>
            <w:rtl w:val="0"/>
          </w:rPr>
          <w:t xml:space="preserve">2308.10454 </w:t>
        </w:r>
      </w:hyperlink>
      <w:hyperlink r:id="rId39">
        <w:r w:rsidDel="00000000" w:rsidR="00000000" w:rsidRPr="00000000">
          <w:rPr>
            <w:rFonts w:ascii="Palatino Linotype" w:cs="Palatino Linotype" w:eastAsia="Palatino Linotype" w:hAnsi="Palatino Linotype"/>
            <w:sz w:val="22"/>
            <w:szCs w:val="22"/>
            <w:rtl w:val="0"/>
          </w:rPr>
          <w:t xml:space="preserve">[cs]</w:t>
        </w:r>
      </w:hyperlink>
      <w:r w:rsidDel="00000000" w:rsidR="00000000" w:rsidRPr="00000000">
        <w:rPr>
          <w:sz w:val="22"/>
          <w:szCs w:val="22"/>
          <w:rtl w:val="0"/>
        </w:rPr>
        <w:t xml:space="preserve">. </w:t>
      </w:r>
      <w:hyperlink r:id="rId40">
        <w:r w:rsidDel="00000000" w:rsidR="00000000" w:rsidRPr="00000000">
          <w:rPr>
            <w:sz w:val="22"/>
            <w:szCs w:val="22"/>
            <w:rtl w:val="0"/>
          </w:rPr>
          <w:t xml:space="preserve">https://doi.org/10.48550/arXiv.2308.10454</w:t>
        </w:r>
      </w:hyperlink>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87"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Castillo Del Pezo, E. A., Tapia Yagual, N. K., Placencia Ibadango, S. M., &amp; Pavón Brito, C. A.</w:t>
      </w:r>
    </w:p>
    <w:p w:rsidR="00000000" w:rsidDel="00000000" w:rsidP="00000000" w:rsidRDefault="00000000" w:rsidRPr="00000000" w14:paraId="0000030D">
      <w:pPr>
        <w:spacing w:before="142" w:line="386" w:lineRule="auto"/>
        <w:ind w:left="1907" w:right="51" w:hanging="8.000000000000114"/>
        <w:jc w:val="both"/>
        <w:rPr>
          <w:sz w:val="22"/>
          <w:szCs w:val="22"/>
        </w:rPr>
      </w:pPr>
      <w:bookmarkStart w:colFirst="0" w:colLast="0" w:name="_heading=h.n1cgwrj1mzs" w:id="102"/>
      <w:bookmarkEnd w:id="102"/>
      <w:r w:rsidDel="00000000" w:rsidR="00000000" w:rsidRPr="00000000">
        <w:rPr>
          <w:sz w:val="22"/>
          <w:szCs w:val="22"/>
          <w:rtl w:val="0"/>
        </w:rPr>
        <w:t xml:space="preserve">(2024). Use of Artificial Intelligence in High School Mathematics Teaching. </w:t>
      </w:r>
      <w:r w:rsidDel="00000000" w:rsidR="00000000" w:rsidRPr="00000000">
        <w:rPr>
          <w:i w:val="1"/>
          <w:iCs w:val="1"/>
          <w:sz w:val="22"/>
          <w:szCs w:val="22"/>
          <w:rtl w:val="0"/>
        </w:rPr>
        <w:t xml:space="preserve">Revista Iberoamericana de la Educación</w:t>
      </w:r>
      <w:r w:rsidDel="00000000" w:rsidR="00000000" w:rsidRPr="00000000">
        <w:rPr>
          <w:sz w:val="22"/>
          <w:szCs w:val="22"/>
          <w:rtl w:val="0"/>
        </w:rPr>
        <w:t xml:space="preserve">, </w:t>
      </w:r>
      <w:r w:rsidDel="00000000" w:rsidR="00000000" w:rsidRPr="00000000">
        <w:rPr>
          <w:i w:val="1"/>
          <w:iCs w:val="1"/>
          <w:sz w:val="22"/>
          <w:szCs w:val="22"/>
          <w:rtl w:val="0"/>
        </w:rPr>
        <w:t xml:space="preserve">8</w:t>
      </w:r>
      <w:r w:rsidDel="00000000" w:rsidR="00000000" w:rsidRPr="00000000">
        <w:rPr>
          <w:sz w:val="22"/>
          <w:szCs w:val="22"/>
          <w:rtl w:val="0"/>
        </w:rPr>
        <w:t xml:space="preserve">(3). </w:t>
      </w:r>
      <w:hyperlink r:id="rId41">
        <w:r w:rsidDel="00000000" w:rsidR="00000000" w:rsidRPr="00000000">
          <w:rPr>
            <w:sz w:val="22"/>
            <w:szCs w:val="22"/>
            <w:rtl w:val="0"/>
          </w:rPr>
          <w:t xml:space="preserve">https://doi.org/10.31876/ie.v8i3.273</w:t>
        </w:r>
      </w:hyperlink>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7" w:right="15"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2t4e4wwhvduv" w:id="103"/>
      <w:bookmarkEnd w:id="1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Chacón, A. M. A., Sánchez, A. M., &amp; Quirós, C. M. (2007). Comprensión de las razones tri- gonométricas: niveles de comprensión, indicadores y tareas para su análisis / Com- prehension of trigonometric reasons: comprehension levels, indicators and tasks for its analysis.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Actualidades Investigativas en Educación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hyperlink r:id="rId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https://doi.org/10.15517/</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aie.v7i2.9274</w:t>
        </w:r>
      </w:hyperlink>
      <w:r w:rsidDel="00000000" w:rsidR="00000000" w:rsidRPr="00000000">
        <w:rPr>
          <w:rtl w:val="0"/>
        </w:rPr>
      </w:r>
    </w:p>
    <w:p w:rsidR="00000000" w:rsidDel="00000000" w:rsidP="00000000" w:rsidRDefault="00000000" w:rsidRPr="00000000" w14:paraId="0000030F">
      <w:pPr>
        <w:spacing w:before="0" w:line="386" w:lineRule="auto"/>
        <w:ind w:left="1907" w:right="15" w:hanging="720"/>
        <w:jc w:val="both"/>
        <w:rPr>
          <w:sz w:val="22"/>
          <w:szCs w:val="22"/>
        </w:rPr>
      </w:pPr>
      <w:bookmarkStart w:colFirst="0" w:colLast="0" w:name="_heading=h.tyc3f01hh1mx" w:id="104"/>
      <w:bookmarkEnd w:id="104"/>
      <w:r w:rsidDel="00000000" w:rsidR="00000000" w:rsidRPr="00000000">
        <w:rPr>
          <w:sz w:val="22"/>
          <w:szCs w:val="22"/>
          <w:rtl w:val="0"/>
        </w:rPr>
        <w:t xml:space="preserve">Chavez, J. L. P. (2022). </w:t>
      </w:r>
      <w:r w:rsidDel="00000000" w:rsidR="00000000" w:rsidRPr="00000000">
        <w:rPr>
          <w:i w:val="1"/>
          <w:iCs w:val="1"/>
          <w:sz w:val="22"/>
          <w:szCs w:val="22"/>
          <w:rtl w:val="0"/>
        </w:rPr>
        <w:t xml:space="preserve">Estrategias didácticas mediadas por TIC para la enseñanza apren- dizaje de las funciones trigonométricas en grado décimo I.E. Orú Bajo. </w:t>
      </w:r>
      <w:r w:rsidDel="00000000" w:rsidR="00000000" w:rsidRPr="00000000">
        <w:rPr>
          <w:sz w:val="22"/>
          <w:szCs w:val="22"/>
          <w:rtl w:val="0"/>
        </w:rPr>
        <w:t xml:space="preserve">[Especializa- ción]. ECCI. </w:t>
      </w:r>
      <w:hyperlink r:id="rId44">
        <w:r w:rsidDel="00000000" w:rsidR="00000000" w:rsidRPr="00000000">
          <w:rPr>
            <w:sz w:val="22"/>
            <w:szCs w:val="22"/>
            <w:rtl w:val="0"/>
          </w:rPr>
          <w:t xml:space="preserve">https://repositorio.ecci.edu.co/handle/001/3447</w:t>
        </w:r>
      </w:hyperlink>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7" w:right="21" w:hanging="720"/>
        <w:jc w:val="both"/>
        <w:rPr>
          <w:rFonts w:ascii="Arial" w:cs="Arial" w:eastAsia="Arial" w:hAnsi="Arial"/>
          <w:b w:val="0"/>
          <w:bCs w:val="0"/>
          <w:i w:val="0"/>
          <w:iCs w:val="0"/>
          <w:smallCaps w:val="0"/>
          <w:strike w:val="0"/>
          <w:color w:val="000000"/>
          <w:sz w:val="22"/>
          <w:szCs w:val="22"/>
          <w:u w:val="none"/>
          <w:shd w:fill="auto" w:val="clear"/>
          <w:vertAlign w:val="baseline"/>
        </w:rPr>
        <w:sectPr>
          <w:headerReference r:id="rId45" w:type="default"/>
          <w:headerReference r:id="rId46" w:type="even"/>
          <w:type w:val="nextPage"/>
          <w:pgSz w:h="15840" w:w="12240" w:orient="portrait"/>
          <w:pgMar w:bottom="280" w:top="1300" w:left="1080" w:right="1080" w:header="1047" w:footer="0"/>
          <w:pgNumType w:start="4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Delgado, D. L. M., Jiménez, A. M. S., &amp; Leal, P. R. (2023). Estrategia Didáctica Para la Comprensión y Aplicación de las Razones Trigonométricas.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Mundo FESC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207-223. </w:t>
      </w:r>
      <w:hyperlink r:id="rId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https://doi.org/10.61799/2216-0388.1514</w:t>
        </w:r>
      </w:hyperlink>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773" w:right="1173"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n6bqxguxpsw1" w:id="105"/>
      <w:bookmarkEnd w:id="1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Delgado, J. R., Arpi, L. C., Vivanco, C. I., &amp; Rojas, L. (2024). Aula Invertida y el rendimiento académico en Trigonometría.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Revista Espacios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 </w:t>
      </w:r>
      <w:hyperlink r:id="rId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https://doi.org/10.48082/</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espacios-a24v45n02p04</w:t>
        </w:r>
      </w:hyperlink>
      <w:r w:rsidDel="00000000" w:rsidR="00000000" w:rsidRPr="00000000">
        <w:rPr>
          <w:rtl w:val="0"/>
        </w:rPr>
      </w:r>
    </w:p>
    <w:p w:rsidR="00000000" w:rsidDel="00000000" w:rsidP="00000000" w:rsidRDefault="00000000" w:rsidRPr="00000000" w14:paraId="00000313">
      <w:pPr>
        <w:spacing w:before="0" w:line="386" w:lineRule="auto"/>
        <w:ind w:left="773" w:right="1185" w:hanging="720"/>
        <w:jc w:val="both"/>
        <w:rPr>
          <w:sz w:val="22"/>
          <w:szCs w:val="22"/>
        </w:rPr>
      </w:pPr>
      <w:r w:rsidDel="00000000" w:rsidR="00000000" w:rsidRPr="00000000">
        <w:rPr>
          <w:sz w:val="22"/>
          <w:szCs w:val="22"/>
          <w:rtl w:val="0"/>
        </w:rPr>
        <w:t xml:space="preserve">Díaz-Fernández, M. T. (2014, 5 de junio). </w:t>
      </w:r>
      <w:r w:rsidDel="00000000" w:rsidR="00000000" w:rsidRPr="00000000">
        <w:rPr>
          <w:i w:val="1"/>
          <w:iCs w:val="1"/>
          <w:sz w:val="22"/>
          <w:szCs w:val="22"/>
          <w:rtl w:val="0"/>
        </w:rPr>
        <w:t xml:space="preserve">Enseñanza de trigonometría en 4ž de la ESO con GeoGebra </w:t>
      </w:r>
      <w:r w:rsidDel="00000000" w:rsidR="00000000" w:rsidRPr="00000000">
        <w:rPr>
          <w:sz w:val="22"/>
          <w:szCs w:val="22"/>
          <w:rtl w:val="0"/>
        </w:rPr>
        <w:t xml:space="preserve">[Tesis de maestría]. Consultado el 26 de noviembre de 2025, desde </w:t>
      </w:r>
      <w:hyperlink r:id="rId50">
        <w:r w:rsidDel="00000000" w:rsidR="00000000" w:rsidRPr="00000000">
          <w:rPr>
            <w:sz w:val="22"/>
            <w:szCs w:val="22"/>
            <w:rtl w:val="0"/>
          </w:rPr>
          <w:t xml:space="preserve">https://reunir.unir.net/handle/123456789/2426</w:t>
        </w:r>
      </w:hyperlink>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76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eyjjpowfzorm" w:id="106"/>
      <w:bookmarkEnd w:id="10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Accepted: 2014-12-02T15:31:48Z.</w:t>
      </w:r>
    </w:p>
    <w:p w:rsidR="00000000" w:rsidDel="00000000" w:rsidP="00000000" w:rsidRDefault="00000000" w:rsidRPr="00000000" w14:paraId="00000315">
      <w:pPr>
        <w:spacing w:before="151" w:line="386" w:lineRule="auto"/>
        <w:ind w:left="773" w:right="1149" w:hanging="720"/>
        <w:jc w:val="both"/>
        <w:rPr>
          <w:sz w:val="22"/>
          <w:szCs w:val="22"/>
        </w:rPr>
      </w:pPr>
      <w:bookmarkStart w:colFirst="0" w:colLast="0" w:name="_heading=h.9ht6tngoqbk3" w:id="107"/>
      <w:bookmarkEnd w:id="107"/>
      <w:r w:rsidDel="00000000" w:rsidR="00000000" w:rsidRPr="00000000">
        <w:rPr>
          <w:i w:val="1"/>
          <w:iCs w:val="1"/>
          <w:sz w:val="22"/>
          <w:szCs w:val="22"/>
          <w:rtl w:val="0"/>
        </w:rPr>
        <w:t xml:space="preserve">El efecto de ChatGPT en el rendimiento académico de los estudiantes: conclusiones de un metaanálisis z˙ Proyecto GenAISA</w:t>
      </w:r>
      <w:r w:rsidDel="00000000" w:rsidR="00000000" w:rsidRPr="00000000">
        <w:rPr>
          <w:sz w:val="22"/>
          <w:szCs w:val="22"/>
          <w:rtl w:val="0"/>
        </w:rPr>
        <w:t xml:space="preserve">. (2025, 13 de mayo). Consultado el 27 de noviem- bre de 2025, desde </w:t>
      </w:r>
      <w:hyperlink r:id="rId51">
        <w:r w:rsidDel="00000000" w:rsidR="00000000" w:rsidRPr="00000000">
          <w:rPr>
            <w:sz w:val="22"/>
            <w:szCs w:val="22"/>
            <w:rtl w:val="0"/>
          </w:rPr>
          <w:t xml:space="preserve">https://genaisa.eu/es/el-efecto-de-chatgpt-en-el-rendimiento-</w:t>
        </w:r>
      </w:hyperlink>
      <w:r w:rsidDel="00000000" w:rsidR="00000000" w:rsidRPr="00000000">
        <w:rPr>
          <w:sz w:val="22"/>
          <w:szCs w:val="22"/>
          <w:rtl w:val="0"/>
        </w:rPr>
        <w:t xml:space="preserve"> </w:t>
      </w:r>
      <w:hyperlink r:id="rId52">
        <w:r w:rsidDel="00000000" w:rsidR="00000000" w:rsidRPr="00000000">
          <w:rPr>
            <w:sz w:val="22"/>
            <w:szCs w:val="22"/>
            <w:rtl w:val="0"/>
          </w:rPr>
          <w:t xml:space="preserve">del-aprendizaje-de-los-estudiantes-perspectivas-de-un-metanalisis/</w:t>
        </w:r>
      </w:hyperlink>
      <w:r w:rsidDel="00000000" w:rsidR="00000000" w:rsidRPr="00000000">
        <w:rPr>
          <w:rtl w:val="0"/>
        </w:rPr>
      </w:r>
    </w:p>
    <w:p w:rsidR="00000000" w:rsidDel="00000000" w:rsidP="00000000" w:rsidRDefault="00000000" w:rsidRPr="00000000" w14:paraId="00000316">
      <w:pPr>
        <w:spacing w:before="0" w:line="386" w:lineRule="auto"/>
        <w:ind w:left="773" w:right="1159" w:hanging="720"/>
        <w:jc w:val="both"/>
        <w:rPr>
          <w:sz w:val="22"/>
          <w:szCs w:val="22"/>
        </w:rPr>
      </w:pPr>
      <w:bookmarkStart w:colFirst="0" w:colLast="0" w:name="_heading=h.aki04n2tzril" w:id="108"/>
      <w:bookmarkEnd w:id="108"/>
      <w:r w:rsidDel="00000000" w:rsidR="00000000" w:rsidRPr="00000000">
        <w:rPr>
          <w:sz w:val="22"/>
          <w:szCs w:val="22"/>
          <w:rtl w:val="0"/>
        </w:rPr>
        <w:t xml:space="preserve">Escalante Godoy, D. O. (2018). </w:t>
      </w:r>
      <w:r w:rsidDel="00000000" w:rsidR="00000000" w:rsidRPr="00000000">
        <w:rPr>
          <w:i w:val="1"/>
          <w:iCs w:val="1"/>
          <w:sz w:val="22"/>
          <w:szCs w:val="22"/>
          <w:rtl w:val="0"/>
        </w:rPr>
        <w:t xml:space="preserve">El uso comprensivo de las razones trigonométricas en el planteamiento y resolución de problemas. The comprehensive use of trigonometric reasoning in the approach and resolution of problems</w:t>
      </w:r>
      <w:r w:rsidDel="00000000" w:rsidR="00000000" w:rsidRPr="00000000">
        <w:rPr>
          <w:sz w:val="22"/>
          <w:szCs w:val="22"/>
          <w:rtl w:val="0"/>
        </w:rPr>
        <w:t xml:space="preserve">. Consultado el 25 de noviembre de 2025, desde </w:t>
      </w:r>
      <w:hyperlink r:id="rId53">
        <w:r w:rsidDel="00000000" w:rsidR="00000000" w:rsidRPr="00000000">
          <w:rPr>
            <w:sz w:val="22"/>
            <w:szCs w:val="22"/>
            <w:rtl w:val="0"/>
          </w:rPr>
          <w:t xml:space="preserve">https://repositorio.unal.edu.co/items/49ed979d-037a-4e23-8a2b-</w:t>
        </w:r>
      </w:hyperlink>
      <w:r w:rsidDel="00000000" w:rsidR="00000000" w:rsidRPr="00000000">
        <w:rPr>
          <w:sz w:val="22"/>
          <w:szCs w:val="22"/>
          <w:rtl w:val="0"/>
        </w:rPr>
        <w:t xml:space="preserve"> </w:t>
      </w:r>
      <w:hyperlink r:id="rId54">
        <w:r w:rsidDel="00000000" w:rsidR="00000000" w:rsidRPr="00000000">
          <w:rPr>
            <w:sz w:val="22"/>
            <w:szCs w:val="22"/>
            <w:rtl w:val="0"/>
          </w:rPr>
          <w:t xml:space="preserve">0e0aba80416c</w:t>
        </w:r>
      </w:hyperlink>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773" w:right="1155"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jtauem94p078" w:id="109"/>
      <w:bookmarkEnd w:id="1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Fiallo Leal, J. E. (2015). Acerca de la investigación en educación matemática desde las tecnologías de la información y la comunicación.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Actualidades Pedagógicas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(66), 69-83. </w:t>
      </w:r>
      <w:hyperlink r:id="rId5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https://doi.org/10.19052/ap.3436</w:t>
        </w:r>
      </w:hyperlink>
      <w:r w:rsidDel="00000000" w:rsidR="00000000" w:rsidRPr="00000000">
        <w:rPr>
          <w:rtl w:val="0"/>
        </w:rPr>
      </w:r>
    </w:p>
    <w:p w:rsidR="00000000" w:rsidDel="00000000" w:rsidP="00000000" w:rsidRDefault="00000000" w:rsidRPr="00000000" w14:paraId="00000318">
      <w:pPr>
        <w:spacing w:before="0" w:line="386" w:lineRule="auto"/>
        <w:ind w:left="767" w:right="1149" w:hanging="714"/>
        <w:jc w:val="both"/>
        <w:rPr>
          <w:sz w:val="22"/>
          <w:szCs w:val="22"/>
        </w:rPr>
      </w:pPr>
      <w:bookmarkStart w:colFirst="0" w:colLast="0" w:name="_heading=h.hfz3crke7lfp" w:id="110"/>
      <w:bookmarkEnd w:id="110"/>
      <w:r w:rsidDel="00000000" w:rsidR="00000000" w:rsidRPr="00000000">
        <w:rPr>
          <w:sz w:val="22"/>
          <w:szCs w:val="22"/>
          <w:rtl w:val="0"/>
        </w:rPr>
        <w:t xml:space="preserve">García, F. J. (2019). Introducción a Diseño de tareas en educación matemática: Una diver- sidad de marcos teóricos. </w:t>
      </w:r>
      <w:r w:rsidDel="00000000" w:rsidR="00000000" w:rsidRPr="00000000">
        <w:rPr>
          <w:i w:val="1"/>
          <w:iCs w:val="1"/>
          <w:sz w:val="22"/>
          <w:szCs w:val="22"/>
          <w:rtl w:val="0"/>
        </w:rPr>
        <w:t xml:space="preserve">Avances de Investigación en Educación Matemática</w:t>
      </w:r>
      <w:r w:rsidDel="00000000" w:rsidR="00000000" w:rsidRPr="00000000">
        <w:rPr>
          <w:sz w:val="22"/>
          <w:szCs w:val="22"/>
          <w:rtl w:val="0"/>
        </w:rPr>
        <w:t xml:space="preserve">, </w:t>
      </w:r>
      <w:r w:rsidDel="00000000" w:rsidR="00000000" w:rsidRPr="00000000">
        <w:rPr>
          <w:i w:val="1"/>
          <w:iCs w:val="1"/>
          <w:sz w:val="22"/>
          <w:szCs w:val="22"/>
          <w:rtl w:val="0"/>
        </w:rPr>
        <w:t xml:space="preserve">15</w:t>
      </w:r>
      <w:r w:rsidDel="00000000" w:rsidR="00000000" w:rsidRPr="00000000">
        <w:rPr>
          <w:sz w:val="22"/>
          <w:szCs w:val="22"/>
          <w:rtl w:val="0"/>
        </w:rPr>
        <w:t xml:space="preserve">, 1-4. </w:t>
      </w:r>
      <w:hyperlink r:id="rId56">
        <w:r w:rsidDel="00000000" w:rsidR="00000000" w:rsidRPr="00000000">
          <w:rPr>
            <w:sz w:val="22"/>
            <w:szCs w:val="22"/>
            <w:rtl w:val="0"/>
          </w:rPr>
          <w:t xml:space="preserve">https://doi.org/10.35763/aiem.v0i15.264</w:t>
        </w:r>
      </w:hyperlink>
      <w:r w:rsidDel="00000000" w:rsidR="00000000" w:rsidRPr="00000000">
        <w:rPr>
          <w:rtl w:val="0"/>
        </w:rPr>
      </w:r>
    </w:p>
    <w:p w:rsidR="00000000" w:rsidDel="00000000" w:rsidP="00000000" w:rsidRDefault="00000000" w:rsidRPr="00000000" w14:paraId="00000319">
      <w:pPr>
        <w:spacing w:before="0" w:line="386" w:lineRule="auto"/>
        <w:ind w:left="767" w:right="1143" w:hanging="714"/>
        <w:jc w:val="both"/>
        <w:rPr>
          <w:sz w:val="22"/>
          <w:szCs w:val="22"/>
        </w:rPr>
      </w:pPr>
      <w:bookmarkStart w:colFirst="0" w:colLast="0" w:name="_heading=h.3els58l3wp2h" w:id="111"/>
      <w:bookmarkEnd w:id="111"/>
      <w:r w:rsidDel="00000000" w:rsidR="00000000" w:rsidRPr="00000000">
        <w:rPr>
          <w:sz w:val="22"/>
          <w:szCs w:val="22"/>
          <w:rtl w:val="0"/>
        </w:rPr>
        <w:t xml:space="preserve">González, M. M., Martínez, E. C., González, J. L. M., &amp; Martínez, E. C. (2011). Un acer- camiento a la investigación de diseño a través de los experimentos de enseñanza. </w:t>
      </w:r>
      <w:r w:rsidDel="00000000" w:rsidR="00000000" w:rsidRPr="00000000">
        <w:rPr>
          <w:i w:val="1"/>
          <w:iCs w:val="1"/>
          <w:sz w:val="22"/>
          <w:szCs w:val="22"/>
          <w:rtl w:val="0"/>
        </w:rPr>
        <w:t xml:space="preserve">Enseñanza de las Ciencias. Revista de investigación y experiencias didácticas</w:t>
      </w:r>
      <w:r w:rsidDel="00000000" w:rsidR="00000000" w:rsidRPr="00000000">
        <w:rPr>
          <w:sz w:val="22"/>
          <w:szCs w:val="22"/>
          <w:rtl w:val="0"/>
        </w:rPr>
        <w:t xml:space="preserve">, </w:t>
      </w:r>
      <w:r w:rsidDel="00000000" w:rsidR="00000000" w:rsidRPr="00000000">
        <w:rPr>
          <w:i w:val="1"/>
          <w:iCs w:val="1"/>
          <w:sz w:val="22"/>
          <w:szCs w:val="22"/>
          <w:rtl w:val="0"/>
        </w:rPr>
        <w:t xml:space="preserve">29</w:t>
      </w:r>
      <w:r w:rsidDel="00000000" w:rsidR="00000000" w:rsidRPr="00000000">
        <w:rPr>
          <w:sz w:val="22"/>
          <w:szCs w:val="22"/>
          <w:rtl w:val="0"/>
        </w:rPr>
        <w:t xml:space="preserve">(1), 75-87. </w:t>
      </w:r>
      <w:hyperlink r:id="rId57">
        <w:r w:rsidDel="00000000" w:rsidR="00000000" w:rsidRPr="00000000">
          <w:rPr>
            <w:sz w:val="22"/>
            <w:szCs w:val="22"/>
            <w:rtl w:val="0"/>
          </w:rPr>
          <w:t xml:space="preserve">https://doi.org/10.5565/rev/ec/v29n1.435</w:t>
        </w:r>
      </w:hyperlink>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773" w:right="1173" w:hanging="720"/>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González Posada Acosta, M., Matilla Arias, J., &amp; Rosales Sáez, F. (2017). Potencialidades del software Geogebra en la enseñanza de la matemática: estudio de caso de su aplicación en la trigonometría.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Roca: Revista Científico - Educaciones de la provincia de Granma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401-415. Consultado el 11 de diciembre de 2025, desde </w:t>
      </w:r>
      <w:hyperlink r:id="rId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dialnet.unirioja.es/servlet/articulo?codigo=6759725</w:t>
        </w:r>
      </w:hyperlink>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2" w:right="9" w:hanging="715"/>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7bmahx9cvz3g" w:id="112"/>
      <w:bookmarkEnd w:id="1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Govender, R. (2024). A reflection on the use of artificial intelligence tools for the meaningful learning of mathematics.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Pythagoras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4. </w:t>
      </w:r>
      <w:hyperlink r:id="rId6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https://doi.org/10.4102/pythagoras.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v45i1.831</w:t>
        </w:r>
      </w:hyperlink>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7" w:right="30"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81mmjvsrqxdm" w:id="113"/>
      <w:bookmarkEnd w:id="1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Guamán Cajilema, L. C., Pailiacho Armijos, D. P., Chucho Rea, J. R., Inga Cuvi, W. G., &amp; Chucho Morocho, J. A. (2025). Implementación de Sistemas de Tutoría Inteligente Basados en IA para la Personalización del Aprendizaje en Matemáticas.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Ciencia La- tina Revista Científica Multidisciplinar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752-766. </w:t>
      </w:r>
      <w:hyperlink r:id="rId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https://doi.org/10.37811/cl_</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rcm.v8i6.15792</w:t>
        </w:r>
      </w:hyperlink>
      <w:r w:rsidDel="00000000" w:rsidR="00000000" w:rsidRPr="00000000">
        <w:rPr>
          <w:rtl w:val="0"/>
        </w:rPr>
      </w:r>
    </w:p>
    <w:p w:rsidR="00000000" w:rsidDel="00000000" w:rsidP="00000000" w:rsidRDefault="00000000" w:rsidRPr="00000000" w14:paraId="0000031E">
      <w:pPr>
        <w:spacing w:before="0" w:line="386" w:lineRule="auto"/>
        <w:ind w:left="1907" w:right="9" w:hanging="720"/>
        <w:jc w:val="both"/>
        <w:rPr>
          <w:sz w:val="22"/>
          <w:szCs w:val="22"/>
        </w:rPr>
      </w:pPr>
      <w:bookmarkStart w:colFirst="0" w:colLast="0" w:name="_heading=h.9fcablczyal8" w:id="114"/>
      <w:bookmarkEnd w:id="114"/>
      <w:r w:rsidDel="00000000" w:rsidR="00000000" w:rsidRPr="00000000">
        <w:rPr>
          <w:sz w:val="22"/>
          <w:szCs w:val="22"/>
          <w:rtl w:val="0"/>
        </w:rPr>
        <w:t xml:space="preserve">Guerreiro Santalla, S. (2023). </w:t>
      </w:r>
      <w:r w:rsidDel="00000000" w:rsidR="00000000" w:rsidRPr="00000000">
        <w:rPr>
          <w:i w:val="1"/>
          <w:iCs w:val="1"/>
          <w:sz w:val="22"/>
          <w:szCs w:val="22"/>
          <w:rtl w:val="0"/>
        </w:rPr>
        <w:t xml:space="preserve">Desarrollo de un plan de estudios de inteligencia artificial para la educación preuniversitaria en Europa </w:t>
      </w:r>
      <w:hyperlink r:id="rId64">
        <w:r w:rsidDel="00000000" w:rsidR="00000000" w:rsidRPr="00000000">
          <w:rPr>
            <w:sz w:val="22"/>
            <w:szCs w:val="22"/>
            <w:rtl w:val="0"/>
          </w:rPr>
          <w:t xml:space="preserve">[http://purl.org/dc/dcmitype/Text].</w:t>
        </w:r>
      </w:hyperlink>
      <w:r w:rsidDel="00000000" w:rsidR="00000000" w:rsidRPr="00000000">
        <w:rPr>
          <w:sz w:val="22"/>
          <w:szCs w:val="22"/>
          <w:rtl w:val="0"/>
        </w:rPr>
        <w:t xml:space="preserve"> Universida- de da Coruña. Consultado el 11 de diciembre de 2025, desde </w:t>
      </w:r>
      <w:hyperlink r:id="rId65">
        <w:r w:rsidDel="00000000" w:rsidR="00000000" w:rsidRPr="00000000">
          <w:rPr>
            <w:sz w:val="22"/>
            <w:szCs w:val="22"/>
            <w:rtl w:val="0"/>
          </w:rPr>
          <w:t xml:space="preserve">https://dialnet.unirioja.</w:t>
        </w:r>
      </w:hyperlink>
      <w:r w:rsidDel="00000000" w:rsidR="00000000" w:rsidRPr="00000000">
        <w:rPr>
          <w:sz w:val="22"/>
          <w:szCs w:val="22"/>
          <w:rtl w:val="0"/>
        </w:rPr>
        <w:t xml:space="preserve"> </w:t>
      </w:r>
      <w:hyperlink r:id="rId66">
        <w:r w:rsidDel="00000000" w:rsidR="00000000" w:rsidRPr="00000000">
          <w:rPr>
            <w:sz w:val="22"/>
            <w:szCs w:val="22"/>
            <w:rtl w:val="0"/>
          </w:rPr>
          <w:t xml:space="preserve">es/servlet/tesis?codigo=322915</w:t>
        </w:r>
      </w:hyperlink>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0" w:right="9" w:hanging="713"/>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vh07o8o8a2ff" w:id="115"/>
      <w:bookmarkEnd w:id="1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Guishca Ayala, L. A., Cárdenas Pila, V. N., Yanchaluiza Guachi, V. D. L. Á., Jiménez Pove- da, F. E., Carrillo Lloacana, B. D., Castro Pérez, A. A., &amp; Guevara Albarracín, E. S. (2025). Integración de la inteligencia artificial en la enseñanza de matemáticas un enfoque personalizado para mejorar el aprendizaje.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Ciencia Latina Revista Científica Multidisciplinar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10417-10433. </w:t>
      </w:r>
      <w:hyperlink r:id="rId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https://doi.org/10.37811/cl_rcm.v8i6.15719</w:t>
        </w:r>
      </w:hyperlink>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7" w:right="30"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sfzium9faa2m" w:id="116"/>
      <w:bookmarkEnd w:id="1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Hariyanto, Kristianingsih, F. X. D., &amp; Maharani, R. (2025). Artificial intelligence in adaptive education: A systematic review of techniques for personalized learning.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Discover Edu- 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458. </w:t>
      </w:r>
      <w:hyperlink r:id="rId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https://doi.org/10.1007/s44217-025-00908-6</w:t>
        </w:r>
      </w:hyperlink>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7" w:right="9"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e1u03o968njt" w:id="117"/>
      <w:bookmarkEnd w:id="1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Henríquez-Rivas, C., &amp; Verdugo-Hernández, P. (2023). Diseño de tareas en la formación inicial docente de matemáticas que involucran las representaciones de una función.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Educación matemática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178-208. </w:t>
      </w:r>
      <w:hyperlink r:id="rId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https://doi.org/10.24844/EM3503.06</w:t>
        </w:r>
      </w:hyperlink>
      <w:r w:rsidDel="00000000" w:rsidR="00000000" w:rsidRPr="00000000">
        <w:rPr>
          <w:rtl w:val="0"/>
        </w:rPr>
      </w:r>
    </w:p>
    <w:p w:rsidR="00000000" w:rsidDel="00000000" w:rsidP="00000000" w:rsidRDefault="00000000" w:rsidRPr="00000000" w14:paraId="00000322">
      <w:pPr>
        <w:spacing w:before="0" w:line="386" w:lineRule="auto"/>
        <w:ind w:left="1907" w:right="21" w:hanging="720"/>
        <w:jc w:val="both"/>
        <w:rPr>
          <w:sz w:val="22"/>
          <w:szCs w:val="22"/>
        </w:rPr>
      </w:pPr>
      <w:bookmarkStart w:colFirst="0" w:colLast="0" w:name="_heading=h.b9bpxasxifgj" w:id="118"/>
      <w:bookmarkEnd w:id="118"/>
      <w:r w:rsidDel="00000000" w:rsidR="00000000" w:rsidRPr="00000000">
        <w:rPr>
          <w:sz w:val="22"/>
          <w:szCs w:val="22"/>
          <w:rtl w:val="0"/>
        </w:rPr>
        <w:t xml:space="preserve">Herrera Castañeda, H. H. (2013). </w:t>
      </w:r>
      <w:r w:rsidDel="00000000" w:rsidR="00000000" w:rsidRPr="00000000">
        <w:rPr>
          <w:i w:val="1"/>
          <w:iCs w:val="1"/>
          <w:sz w:val="22"/>
          <w:szCs w:val="22"/>
          <w:rtl w:val="0"/>
        </w:rPr>
        <w:t xml:space="preserve">Enseñanza de los conceptos básicos de la trigonometría mediante el uso de tecnología informática</w:t>
      </w:r>
      <w:r w:rsidDel="00000000" w:rsidR="00000000" w:rsidRPr="00000000">
        <w:rPr>
          <w:sz w:val="22"/>
          <w:szCs w:val="22"/>
          <w:rtl w:val="0"/>
        </w:rPr>
        <w:t xml:space="preserve">. Consultado el 10 de diciembre de 2025, desde </w:t>
      </w:r>
      <w:hyperlink r:id="rId70">
        <w:r w:rsidDel="00000000" w:rsidR="00000000" w:rsidRPr="00000000">
          <w:rPr>
            <w:sz w:val="22"/>
            <w:szCs w:val="22"/>
            <w:rtl w:val="0"/>
          </w:rPr>
          <w:t xml:space="preserve">https://repositorio.unal.edu.co/handle/unal/21149</w:t>
        </w:r>
      </w:hyperlink>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7" w:right="30"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qp95nv5e8yna" w:id="119"/>
      <w:bookmarkEnd w:id="1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Hitt, F., &amp; Quiroz Rivera, S. (2017). Aprendizaje de las matemáticas a través de la modelación matemática en un medio sociocultural ligado a la teoría de la actividad.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Revista Co- lombiana de Educación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(73), 151. </w:t>
      </w:r>
      <w:hyperlink r:id="rId7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https://doi.org/10.17227/01203916.73rce151.175</w:t>
        </w:r>
      </w:hyperlink>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7" w:right="51" w:hanging="720"/>
        <w:jc w:val="both"/>
        <w:rPr>
          <w:rFonts w:ascii="Arial" w:cs="Arial" w:eastAsia="Arial" w:hAnsi="Arial"/>
          <w:b w:val="0"/>
          <w:bCs w:val="0"/>
          <w:i w:val="1"/>
          <w:iCs w:val="1"/>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Hsu, H.-Y., &amp; Yao, C.-Y. (2023). A Review of the Mathematical Tasks Framework and Levels of Cognitive Demand. En J. Cai, G. J. Stylianides &amp; P. A. Kenney (Eds.),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Research</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spacing w:before="0" w:line="386" w:lineRule="auto"/>
        <w:ind w:left="766" w:right="1159" w:firstLine="7.000000000000028"/>
        <w:jc w:val="both"/>
        <w:rPr>
          <w:sz w:val="22"/>
          <w:szCs w:val="22"/>
        </w:rPr>
      </w:pPr>
      <w:bookmarkStart w:colFirst="0" w:colLast="0" w:name="_heading=h.yhf1mrca7jal" w:id="120"/>
      <w:bookmarkEnd w:id="120"/>
      <w:r w:rsidDel="00000000" w:rsidR="00000000" w:rsidRPr="00000000">
        <w:rPr>
          <w:i w:val="1"/>
          <w:iCs w:val="1"/>
          <w:sz w:val="22"/>
          <w:szCs w:val="22"/>
          <w:rtl w:val="0"/>
        </w:rPr>
        <w:t xml:space="preserve">Studies on Learning and Teaching of Mathematics: Dedicated to Edward A. Silver </w:t>
      </w:r>
      <w:r w:rsidDel="00000000" w:rsidR="00000000" w:rsidRPr="00000000">
        <w:rPr>
          <w:sz w:val="22"/>
          <w:szCs w:val="22"/>
          <w:rtl w:val="0"/>
        </w:rPr>
        <w:t xml:space="preserve">(pp. 219-252). Springer International Publishing. </w:t>
      </w:r>
      <w:hyperlink r:id="rId72">
        <w:r w:rsidDel="00000000" w:rsidR="00000000" w:rsidRPr="00000000">
          <w:rPr>
            <w:sz w:val="22"/>
            <w:szCs w:val="22"/>
            <w:rtl w:val="0"/>
          </w:rPr>
          <w:t xml:space="preserve">https://doi.org/10.1007/978-3-031-</w:t>
        </w:r>
      </w:hyperlink>
      <w:r w:rsidDel="00000000" w:rsidR="00000000" w:rsidRPr="00000000">
        <w:rPr>
          <w:sz w:val="22"/>
          <w:szCs w:val="22"/>
          <w:rtl w:val="0"/>
        </w:rPr>
        <w:t xml:space="preserve"> </w:t>
      </w:r>
      <w:hyperlink r:id="rId73">
        <w:r w:rsidDel="00000000" w:rsidR="00000000" w:rsidRPr="00000000">
          <w:rPr>
            <w:sz w:val="22"/>
            <w:szCs w:val="22"/>
            <w:rtl w:val="0"/>
          </w:rPr>
          <w:t xml:space="preserve">35459-5_10</w:t>
        </w:r>
      </w:hyperlink>
      <w:r w:rsidDel="00000000" w:rsidR="00000000" w:rsidRPr="00000000">
        <w:rPr>
          <w:rtl w:val="0"/>
        </w:rPr>
      </w:r>
    </w:p>
    <w:p w:rsidR="00000000" w:rsidDel="00000000" w:rsidP="00000000" w:rsidRDefault="00000000" w:rsidRPr="00000000" w14:paraId="00000327">
      <w:pPr>
        <w:spacing w:before="0" w:line="386" w:lineRule="auto"/>
        <w:ind w:left="767" w:right="1149" w:hanging="714"/>
        <w:jc w:val="both"/>
        <w:rPr>
          <w:sz w:val="22"/>
          <w:szCs w:val="22"/>
        </w:rPr>
      </w:pPr>
      <w:bookmarkStart w:colFirst="0" w:colLast="0" w:name="_heading=h.4fi0leptdsj5" w:id="121"/>
      <w:bookmarkEnd w:id="121"/>
      <w:r w:rsidDel="00000000" w:rsidR="00000000" w:rsidRPr="00000000">
        <w:rPr>
          <w:sz w:val="22"/>
          <w:szCs w:val="22"/>
          <w:rtl w:val="0"/>
        </w:rPr>
        <w:t xml:space="preserve">Ifces. (2024). </w:t>
      </w:r>
      <w:r w:rsidDel="00000000" w:rsidR="00000000" w:rsidRPr="00000000">
        <w:rPr>
          <w:i w:val="1"/>
          <w:iCs w:val="1"/>
          <w:sz w:val="22"/>
          <w:szCs w:val="22"/>
          <w:rtl w:val="0"/>
        </w:rPr>
        <w:t xml:space="preserve">Programa Para La Evaluación Internacional de Alumnos (PISA)</w:t>
      </w:r>
      <w:r w:rsidDel="00000000" w:rsidR="00000000" w:rsidRPr="00000000">
        <w:rPr>
          <w:sz w:val="22"/>
          <w:szCs w:val="22"/>
          <w:rtl w:val="0"/>
        </w:rPr>
        <w:t xml:space="preserve">. Instituto Co- lombiano para la Evaluación de la Educación (ICFES). bogotá, colombia. Consultado el 24 de noviembre de 2025, desde </w:t>
      </w:r>
      <w:hyperlink r:id="rId74">
        <w:r w:rsidDel="00000000" w:rsidR="00000000" w:rsidRPr="00000000">
          <w:rPr>
            <w:sz w:val="22"/>
            <w:szCs w:val="22"/>
            <w:rtl w:val="0"/>
          </w:rPr>
          <w:t xml:space="preserve">https://www.mineducacion.gov.co/1780/articles-</w:t>
        </w:r>
      </w:hyperlink>
      <w:r w:rsidDel="00000000" w:rsidR="00000000" w:rsidRPr="00000000">
        <w:rPr>
          <w:sz w:val="22"/>
          <w:szCs w:val="22"/>
          <w:rtl w:val="0"/>
        </w:rPr>
        <w:t xml:space="preserve"> </w:t>
      </w:r>
      <w:hyperlink r:id="rId75">
        <w:r w:rsidDel="00000000" w:rsidR="00000000" w:rsidRPr="00000000">
          <w:rPr>
            <w:sz w:val="22"/>
            <w:szCs w:val="22"/>
            <w:rtl w:val="0"/>
          </w:rPr>
          <w:t xml:space="preserve">421217_recurso_03.pdf</w:t>
        </w:r>
      </w:hyperlink>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773" w:right="1155"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sjhuvikom2m" w:id="122"/>
      <w:bookmarkEnd w:id="1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Iriarte, R. A. G., Guzman, I., &amp; Morales, F. G. (2025). Dificultades en el aprendizaje de ecuaciones trigonométricas en estudiantes de primer año de ingeniería: Un estudio en la Universidad de Atacama, Chile.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Revista Chilena de Educación Matemática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40-51. </w:t>
      </w:r>
      <w:hyperlink r:id="rId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https://doi.org/10.46219/rechiem.v17i2.176</w:t>
        </w:r>
      </w:hyperlink>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773" w:right="1149"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3u2acto52dck" w:id="123"/>
      <w:bookmarkEnd w:id="1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Jiménez, D. V. (s.f.). FUNCIONES TRIGONOMÉTRICAS EN LA INTELIGENCIA ARTI- FI- CIAL: DESARROLLANDO EL PENSAMIENTO TRIGONOMÉTRI- CO.</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773" w:right="1115"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ostvcgvk8anv" w:id="124"/>
      <w:bookmarkEnd w:id="1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Kuo, B.-C., Bai, Z.-E., &amp; Lin, C.-H. (2026). Developing an AI Learning Companion for Mathe- matics Problem Solving in Elementary Schools.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Computers &amp; Education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240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105463. </w:t>
      </w:r>
      <w:hyperlink r:id="rId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https://doi.org/10.1016/j.compedu.2025.105463</w:t>
        </w:r>
      </w:hyperlink>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773" w:right="1185"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r9lvmqw6y038" w:id="125"/>
      <w:bookmarkEnd w:id="1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Lazo, F., &amp; Matute, T. (2025). Trigonometría: Eficacia de Estrategias Didácticas Innovadoras Para La Enseñanza de La Ley de Senos y Cosenos.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Revista Científica Ciencia y Tecnología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https://doi.org/10.47189/rcct.v25i45.737</w:t>
        </w:r>
      </w:hyperlink>
      <w:r w:rsidDel="00000000" w:rsidR="00000000" w:rsidRPr="00000000">
        <w:rPr>
          <w:rtl w:val="0"/>
        </w:rPr>
      </w:r>
    </w:p>
    <w:p w:rsidR="00000000" w:rsidDel="00000000" w:rsidP="00000000" w:rsidRDefault="00000000" w:rsidRPr="00000000" w14:paraId="0000032C">
      <w:pPr>
        <w:spacing w:before="0" w:line="386" w:lineRule="auto"/>
        <w:ind w:left="763" w:right="1143" w:hanging="710"/>
        <w:jc w:val="both"/>
        <w:rPr>
          <w:sz w:val="22"/>
          <w:szCs w:val="22"/>
        </w:rPr>
      </w:pPr>
      <w:bookmarkStart w:colFirst="0" w:colLast="0" w:name="_heading=h.1jyrwbrvjto0" w:id="126"/>
      <w:bookmarkEnd w:id="126"/>
      <w:r w:rsidDel="00000000" w:rsidR="00000000" w:rsidRPr="00000000">
        <w:rPr>
          <w:sz w:val="22"/>
          <w:szCs w:val="22"/>
          <w:rtl w:val="0"/>
        </w:rPr>
        <w:t xml:space="preserve">Leung, A., &amp; Bolite-Frant, J. (2015). Designing Mathematics Tasks: The Role of Tools. En A. Watson &amp; M. Ohtani (Eds.), </w:t>
      </w:r>
      <w:r w:rsidDel="00000000" w:rsidR="00000000" w:rsidRPr="00000000">
        <w:rPr>
          <w:i w:val="1"/>
          <w:iCs w:val="1"/>
          <w:sz w:val="22"/>
          <w:szCs w:val="22"/>
          <w:rtl w:val="0"/>
        </w:rPr>
        <w:t xml:space="preserve">Task Design In Mathematics Education: An ICMI study 22 </w:t>
      </w:r>
      <w:r w:rsidDel="00000000" w:rsidR="00000000" w:rsidRPr="00000000">
        <w:rPr>
          <w:sz w:val="22"/>
          <w:szCs w:val="22"/>
          <w:rtl w:val="0"/>
        </w:rPr>
        <w:t xml:space="preserve">(pp. 191-225). Springer International Publishing. </w:t>
      </w:r>
      <w:hyperlink r:id="rId79">
        <w:r w:rsidDel="00000000" w:rsidR="00000000" w:rsidRPr="00000000">
          <w:rPr>
            <w:sz w:val="22"/>
            <w:szCs w:val="22"/>
            <w:rtl w:val="0"/>
          </w:rPr>
          <w:t xml:space="preserve">https://doi.org/10.1007/978-3-</w:t>
        </w:r>
      </w:hyperlink>
      <w:r w:rsidDel="00000000" w:rsidR="00000000" w:rsidRPr="00000000">
        <w:rPr>
          <w:sz w:val="22"/>
          <w:szCs w:val="22"/>
          <w:rtl w:val="0"/>
        </w:rPr>
        <w:t xml:space="preserve"> </w:t>
      </w:r>
      <w:hyperlink r:id="rId80">
        <w:r w:rsidDel="00000000" w:rsidR="00000000" w:rsidRPr="00000000">
          <w:rPr>
            <w:sz w:val="22"/>
            <w:szCs w:val="22"/>
            <w:rtl w:val="0"/>
          </w:rPr>
          <w:t xml:space="preserve">319-09629-2_6</w:t>
        </w:r>
      </w:hyperlink>
      <w:r w:rsidDel="00000000" w:rsidR="00000000" w:rsidRPr="00000000">
        <w:rPr>
          <w:rtl w:val="0"/>
        </w:rPr>
      </w:r>
    </w:p>
    <w:p w:rsidR="00000000" w:rsidDel="00000000" w:rsidP="00000000" w:rsidRDefault="00000000" w:rsidRPr="00000000" w14:paraId="0000032D">
      <w:pPr>
        <w:spacing w:before="0" w:line="386" w:lineRule="auto"/>
        <w:ind w:left="773" w:right="814" w:hanging="720"/>
        <w:jc w:val="left"/>
        <w:rPr>
          <w:sz w:val="22"/>
          <w:szCs w:val="22"/>
        </w:rPr>
      </w:pPr>
      <w:bookmarkStart w:colFirst="0" w:colLast="0" w:name="_heading=h.ogqkmfp08i4q" w:id="127"/>
      <w:bookmarkEnd w:id="127"/>
      <w:r w:rsidDel="00000000" w:rsidR="00000000" w:rsidRPr="00000000">
        <w:rPr>
          <w:sz w:val="22"/>
          <w:szCs w:val="22"/>
          <w:rtl w:val="0"/>
        </w:rPr>
        <w:t xml:space="preserve">Magat, M. S. (2018). Functional Approach in Teaching and Learning Plane Trigonometry. </w:t>
      </w:r>
      <w:r w:rsidDel="00000000" w:rsidR="00000000" w:rsidRPr="00000000">
        <w:rPr>
          <w:i w:val="1"/>
          <w:iCs w:val="1"/>
          <w:sz w:val="22"/>
          <w:szCs w:val="22"/>
          <w:rtl w:val="0"/>
        </w:rPr>
        <w:t xml:space="preserve">In- ternational Journal of Scientific Research and Management (IJSRM)</w:t>
      </w:r>
      <w:r w:rsidDel="00000000" w:rsidR="00000000" w:rsidRPr="00000000">
        <w:rPr>
          <w:sz w:val="22"/>
          <w:szCs w:val="22"/>
          <w:rtl w:val="0"/>
        </w:rPr>
        <w:t xml:space="preserve">, </w:t>
      </w:r>
      <w:r w:rsidDel="00000000" w:rsidR="00000000" w:rsidRPr="00000000">
        <w:rPr>
          <w:i w:val="1"/>
          <w:iCs w:val="1"/>
          <w:sz w:val="22"/>
          <w:szCs w:val="22"/>
          <w:rtl w:val="0"/>
        </w:rPr>
        <w:t xml:space="preserve">6</w:t>
      </w:r>
      <w:r w:rsidDel="00000000" w:rsidR="00000000" w:rsidRPr="00000000">
        <w:rPr>
          <w:sz w:val="22"/>
          <w:szCs w:val="22"/>
          <w:rtl w:val="0"/>
        </w:rPr>
        <w:t xml:space="preserve">(06), 2018-463. </w:t>
      </w:r>
      <w:hyperlink r:id="rId81">
        <w:r w:rsidDel="00000000" w:rsidR="00000000" w:rsidRPr="00000000">
          <w:rPr>
            <w:sz w:val="22"/>
            <w:szCs w:val="22"/>
            <w:rtl w:val="0"/>
          </w:rPr>
          <w:t xml:space="preserve">https://doi.org/10.18535/ijsrm/v6i6.el013</w:t>
        </w:r>
      </w:hyperlink>
      <w:r w:rsidDel="00000000" w:rsidR="00000000" w:rsidRPr="00000000">
        <w:rPr>
          <w:rtl w:val="0"/>
        </w:rPr>
      </w:r>
    </w:p>
    <w:p w:rsidR="00000000" w:rsidDel="00000000" w:rsidP="00000000" w:rsidRDefault="00000000" w:rsidRPr="00000000" w14:paraId="0000032E">
      <w:pPr>
        <w:spacing w:before="0" w:line="386" w:lineRule="auto"/>
        <w:ind w:left="53" w:right="814" w:firstLine="0"/>
        <w:jc w:val="left"/>
        <w:rPr>
          <w:i w:val="1"/>
          <w:iCs w:val="1"/>
          <w:sz w:val="22"/>
          <w:szCs w:val="22"/>
        </w:rPr>
      </w:pPr>
      <w:bookmarkStart w:colFirst="0" w:colLast="0" w:name="_heading=h.fhi068cyasyb" w:id="128"/>
      <w:bookmarkEnd w:id="128"/>
      <w:r w:rsidDel="00000000" w:rsidR="00000000" w:rsidRPr="00000000">
        <w:rPr>
          <w:sz w:val="22"/>
          <w:szCs w:val="22"/>
          <w:rtl w:val="0"/>
        </w:rPr>
        <w:t xml:space="preserve">Ministerio de Educación Nacional. (1998). </w:t>
      </w:r>
      <w:r w:rsidDel="00000000" w:rsidR="00000000" w:rsidRPr="00000000">
        <w:rPr>
          <w:i w:val="1"/>
          <w:iCs w:val="1"/>
          <w:sz w:val="22"/>
          <w:szCs w:val="22"/>
          <w:rtl w:val="0"/>
        </w:rPr>
        <w:t xml:space="preserve">Lineamientos Curriculares de Matemáticas</w:t>
      </w:r>
      <w:r w:rsidDel="00000000" w:rsidR="00000000" w:rsidRPr="00000000">
        <w:rPr>
          <w:sz w:val="22"/>
          <w:szCs w:val="22"/>
          <w:rtl w:val="0"/>
        </w:rPr>
        <w:t xml:space="preserve">. MEN. Ministerio de Educación Nacional. (2006). </w:t>
      </w:r>
      <w:r w:rsidDel="00000000" w:rsidR="00000000" w:rsidRPr="00000000">
        <w:rPr>
          <w:i w:val="1"/>
          <w:iCs w:val="1"/>
          <w:sz w:val="22"/>
          <w:szCs w:val="22"/>
          <w:rtl w:val="0"/>
        </w:rPr>
        <w:t xml:space="preserve">Estándares Básicos de Competencias en Mate-</w:t>
      </w:r>
    </w:p>
    <w:p w:rsidR="00000000" w:rsidDel="00000000" w:rsidP="00000000" w:rsidRDefault="00000000" w:rsidRPr="00000000" w14:paraId="0000032F">
      <w:pPr>
        <w:spacing w:before="0" w:line="251" w:lineRule="auto"/>
        <w:ind w:left="773" w:right="0" w:firstLine="0"/>
        <w:jc w:val="left"/>
        <w:rPr>
          <w:sz w:val="22"/>
          <w:szCs w:val="22"/>
        </w:rPr>
      </w:pPr>
      <w:bookmarkStart w:colFirst="0" w:colLast="0" w:name="_heading=h.wp3iyivze9k" w:id="129"/>
      <w:bookmarkEnd w:id="129"/>
      <w:r w:rsidDel="00000000" w:rsidR="00000000" w:rsidRPr="00000000">
        <w:rPr>
          <w:i w:val="1"/>
          <w:iCs w:val="1"/>
          <w:sz w:val="22"/>
          <w:szCs w:val="22"/>
          <w:rtl w:val="0"/>
        </w:rPr>
        <w:t xml:space="preserve">máticas</w:t>
      </w:r>
      <w:r w:rsidDel="00000000" w:rsidR="00000000" w:rsidRPr="00000000">
        <w:rPr>
          <w:sz w:val="22"/>
          <w:szCs w:val="22"/>
          <w:rtl w:val="0"/>
        </w:rPr>
        <w:t xml:space="preserve">. MEN.</w:t>
      </w:r>
    </w:p>
    <w:p w:rsidR="00000000" w:rsidDel="00000000" w:rsidP="00000000" w:rsidRDefault="00000000" w:rsidRPr="00000000" w14:paraId="00000330">
      <w:pPr>
        <w:spacing w:before="132" w:lineRule="auto"/>
        <w:ind w:left="53" w:right="0" w:firstLine="0"/>
        <w:jc w:val="left"/>
        <w:rPr>
          <w:sz w:val="22"/>
          <w:szCs w:val="22"/>
        </w:rPr>
      </w:pPr>
      <w:r w:rsidDel="00000000" w:rsidR="00000000" w:rsidRPr="00000000">
        <w:rPr>
          <w:sz w:val="22"/>
          <w:szCs w:val="22"/>
          <w:rtl w:val="0"/>
        </w:rPr>
        <w:t xml:space="preserve">Ministerio de Educación Nacional. (2016). </w:t>
      </w:r>
      <w:r w:rsidDel="00000000" w:rsidR="00000000" w:rsidRPr="00000000">
        <w:rPr>
          <w:i w:val="1"/>
          <w:iCs w:val="1"/>
          <w:sz w:val="22"/>
          <w:szCs w:val="22"/>
          <w:rtl w:val="0"/>
        </w:rPr>
        <w:t xml:space="preserve">Derechos Básicos de Aprendizaje - Matemáticas</w:t>
      </w:r>
      <w:r w:rsidDel="00000000" w:rsidR="00000000" w:rsidRPr="00000000">
        <w:rPr>
          <w:sz w:val="22"/>
          <w:szCs w:val="22"/>
          <w:rtl w:val="0"/>
        </w:rPr>
        <w:t xml:space="preserve">.</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773"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7" w:right="9"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9egpunvyqp1k" w:id="130"/>
      <w:bookmarkEnd w:id="1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Ministerio de educación Nacional, ( (1988). serie lineamientos curriculares. </w:t>
      </w:r>
      <w:hyperlink r:id="rId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https://eduteka.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icesi.edu.co/pdfdir/MENLineamientoMatematicas.pdf</w:t>
        </w:r>
      </w:hyperlink>
      <w:r w:rsidDel="00000000" w:rsidR="00000000" w:rsidRPr="00000000">
        <w:rPr>
          <w:rtl w:val="0"/>
        </w:rPr>
      </w:r>
    </w:p>
    <w:p w:rsidR="00000000" w:rsidDel="00000000" w:rsidP="00000000" w:rsidRDefault="00000000" w:rsidRPr="00000000" w14:paraId="00000334">
      <w:pPr>
        <w:spacing w:before="0" w:line="251" w:lineRule="auto"/>
        <w:ind w:left="1187" w:right="0" w:firstLine="0"/>
        <w:jc w:val="both"/>
        <w:rPr>
          <w:i w:val="1"/>
          <w:iCs w:val="1"/>
          <w:sz w:val="22"/>
          <w:szCs w:val="22"/>
        </w:rPr>
      </w:pPr>
      <w:r w:rsidDel="00000000" w:rsidR="00000000" w:rsidRPr="00000000">
        <w:rPr>
          <w:sz w:val="22"/>
          <w:szCs w:val="22"/>
          <w:rtl w:val="0"/>
        </w:rPr>
        <w:t xml:space="preserve">Ministerio de Educación Nacional MEN. (2019, diciembre). </w:t>
      </w:r>
      <w:r w:rsidDel="00000000" w:rsidR="00000000" w:rsidRPr="00000000">
        <w:rPr>
          <w:i w:val="1"/>
          <w:iCs w:val="1"/>
          <w:sz w:val="22"/>
          <w:szCs w:val="22"/>
          <w:rtl w:val="0"/>
        </w:rPr>
        <w:t xml:space="preserve">Informe Nacional Saber Pro 2016</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386" w:lineRule="auto"/>
        <w:ind w:left="1899" w:right="21" w:hanging="14.000000000000057"/>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13ut5km6flci" w:id="131"/>
      <w:bookmarkEnd w:id="131"/>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- 2018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Instituto Colombiano para la Evaluación de la Educación (ICFES). bogotá, colombia. Consultado el 24 de noviembre de 2025, desde </w:t>
      </w:r>
      <w:hyperlink r:id="rId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https://www.icfes.gov.co/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wp- content/uploads/2024/12/Informe- nacional- de- resultados- Saber- Pro- 2016-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2018.pdf</w:t>
        </w:r>
      </w:hyperlink>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7" w:right="9"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oua9vky2j2v1" w:id="132"/>
      <w:bookmarkEnd w:id="1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Mireles, M. Á. R. (2025). Aplicación de la inteligencia artificial en la evaluación formativa un enfoque para la retroalimentación inmediata y mejora del rendimiento académico.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Innovarium International Journal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1-13. Consultado el 27 de noviembre de 2025, desde </w:t>
      </w:r>
      <w:hyperlink r:id="rId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https://revinde.org/index.php/innovarium/article/view/31</w:t>
        </w:r>
      </w:hyperlink>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7" w:right="15"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nie38p91j4mm" w:id="133"/>
      <w:bookmarkEnd w:id="1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Montiel, G. (2006).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Construcción social de la función trigonométrica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Martínez, Ed.). Co- mite Latinoamericano de Matemática Educativa. Consultado el 11 de diciembre de 2025, desde </w:t>
      </w:r>
      <w:hyperlink r:id="rId8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https://funes.uniandes.edu.co/funes-documentos/construccion-social-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de-la-funcion-trigonometrica/</w:t>
        </w:r>
      </w:hyperlink>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7" w:right="15"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esuffkh15ic4" w:id="134"/>
      <w:bookmarkEnd w:id="1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Montiel-Espinosa, G. (2013, 1 de enero).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Desarrollo Del Pensamiento Trigonométrico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sultado el 10 de diciembre de 2025, desde </w:t>
      </w:r>
      <w:hyperlink r:id="rId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https://www.researchgate.net/publication/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261510660_Desarrollo_del_Pensamiento_Trigonometrico</w:t>
        </w:r>
      </w:hyperlink>
      <w:r w:rsidDel="00000000" w:rsidR="00000000" w:rsidRPr="00000000">
        <w:rPr>
          <w:rtl w:val="0"/>
        </w:rPr>
      </w:r>
    </w:p>
    <w:p w:rsidR="00000000" w:rsidDel="00000000" w:rsidP="00000000" w:rsidRDefault="00000000" w:rsidRPr="00000000" w14:paraId="00000339">
      <w:pPr>
        <w:spacing w:before="0" w:line="386" w:lineRule="auto"/>
        <w:ind w:left="1907" w:right="51" w:hanging="720"/>
        <w:jc w:val="both"/>
        <w:rPr>
          <w:sz w:val="22"/>
          <w:szCs w:val="22"/>
        </w:rPr>
      </w:pPr>
      <w:bookmarkStart w:colFirst="0" w:colLast="0" w:name="_heading=h.mds4oejt05ci" w:id="135"/>
      <w:bookmarkEnd w:id="135"/>
      <w:r w:rsidDel="00000000" w:rsidR="00000000" w:rsidRPr="00000000">
        <w:rPr>
          <w:sz w:val="22"/>
          <w:szCs w:val="22"/>
          <w:rtl w:val="0"/>
        </w:rPr>
        <w:t xml:space="preserve">Montiel-Espinosa, G., &amp; Cantoral, R. (2005, 1 de diciembre). </w:t>
      </w:r>
      <w:r w:rsidDel="00000000" w:rsidR="00000000" w:rsidRPr="00000000">
        <w:rPr>
          <w:i w:val="1"/>
          <w:iCs w:val="1"/>
          <w:sz w:val="22"/>
          <w:szCs w:val="22"/>
          <w:rtl w:val="0"/>
        </w:rPr>
        <w:t xml:space="preserve">Estudio Socioepistemológico de La Función Trigonométrica</w:t>
      </w:r>
      <w:r w:rsidDel="00000000" w:rsidR="00000000" w:rsidRPr="00000000">
        <w:rPr>
          <w:sz w:val="22"/>
          <w:szCs w:val="22"/>
          <w:rtl w:val="0"/>
        </w:rPr>
        <w:t xml:space="preserve">.</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7" w:right="9"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dtxlvh3gwv87" w:id="136"/>
      <w:bookmarkEnd w:id="1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Muirragui Irrazabal, V. L., Garzón Balcázar, J. M., Moreira Cañizares, A. C., &amp; Martínez Benítez, E. J. (2025). Impacto Del Uso de La Inteligencia Artificial En La Educación Universitaria. Revisión Sistemática.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RECIMUNDO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349-360. </w:t>
      </w:r>
      <w:hyperlink r:id="rId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26820/recimundo/9.(2).abril.2025.349-360</w:t>
        </w:r>
      </w:hyperlink>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7" w:right="15"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Ngu, B. H., &amp; Phan, H. P. (2023). Differential instructional effectiveness: Overcoming the challenge of learning to solve trigonometry problems that involved algebraic transfor- mation skills.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European Journal of Psychology of Education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1505-1525. </w:t>
      </w:r>
      <w:hyperlink r:id="rId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t>
        </w:r>
      </w:hyperlink>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90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pd54dudehmsn" w:id="137"/>
      <w:bookmarkEnd w:id="137"/>
      <w:hyperlink r:id="rId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//doi.org/10.1007/s10212-022-00670-5</w:t>
        </w:r>
      </w:hyperlink>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86" w:lineRule="auto"/>
        <w:ind w:left="1907" w:right="0" w:hanging="72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Orhani, S. (2024). Addressing Students Challenges in Acquiring Trigonometric Function Con- cepts: A Didactic Approach to Education for Sustainable Development.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Journal of</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spacing w:before="0" w:line="386" w:lineRule="auto"/>
        <w:ind w:left="767" w:right="1143" w:firstLine="5.999999999999943"/>
        <w:jc w:val="both"/>
        <w:rPr>
          <w:sz w:val="22"/>
          <w:szCs w:val="22"/>
        </w:rPr>
      </w:pPr>
      <w:bookmarkStart w:colFirst="0" w:colLast="0" w:name="_heading=h.716dvsjysdpp" w:id="138"/>
      <w:bookmarkEnd w:id="138"/>
      <w:r w:rsidDel="00000000" w:rsidR="00000000" w:rsidRPr="00000000">
        <w:rPr>
          <w:i w:val="1"/>
          <w:iCs w:val="1"/>
          <w:sz w:val="22"/>
          <w:szCs w:val="22"/>
          <w:rtl w:val="0"/>
        </w:rPr>
        <w:t xml:space="preserve">Education for Sustainable Development Studies</w:t>
      </w:r>
      <w:r w:rsidDel="00000000" w:rsidR="00000000" w:rsidRPr="00000000">
        <w:rPr>
          <w:sz w:val="22"/>
          <w:szCs w:val="22"/>
          <w:rtl w:val="0"/>
        </w:rPr>
        <w:t xml:space="preserve">, </w:t>
      </w:r>
      <w:r w:rsidDel="00000000" w:rsidR="00000000" w:rsidRPr="00000000">
        <w:rPr>
          <w:i w:val="1"/>
          <w:iCs w:val="1"/>
          <w:sz w:val="22"/>
          <w:szCs w:val="22"/>
          <w:rtl w:val="0"/>
        </w:rPr>
        <w:t xml:space="preserve">1</w:t>
      </w:r>
      <w:r w:rsidDel="00000000" w:rsidR="00000000" w:rsidRPr="00000000">
        <w:rPr>
          <w:sz w:val="22"/>
          <w:szCs w:val="22"/>
          <w:rtl w:val="0"/>
        </w:rPr>
        <w:t xml:space="preserve">(2), 160-172. </w:t>
      </w:r>
      <w:hyperlink r:id="rId96">
        <w:r w:rsidDel="00000000" w:rsidR="00000000" w:rsidRPr="00000000">
          <w:rPr>
            <w:sz w:val="22"/>
            <w:szCs w:val="22"/>
            <w:rtl w:val="0"/>
          </w:rPr>
          <w:t xml:space="preserve">https://doi.org/10.</w:t>
        </w:r>
      </w:hyperlink>
      <w:r w:rsidDel="00000000" w:rsidR="00000000" w:rsidRPr="00000000">
        <w:rPr>
          <w:sz w:val="22"/>
          <w:szCs w:val="22"/>
          <w:rtl w:val="0"/>
        </w:rPr>
        <w:t xml:space="preserve"> </w:t>
      </w:r>
      <w:hyperlink r:id="rId97">
        <w:r w:rsidDel="00000000" w:rsidR="00000000" w:rsidRPr="00000000">
          <w:rPr>
            <w:sz w:val="22"/>
            <w:szCs w:val="22"/>
            <w:rtl w:val="0"/>
          </w:rPr>
          <w:t xml:space="preserve">70232/jesds.v1i2.15</w:t>
        </w:r>
      </w:hyperlink>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0" w:right="1155" w:firstLine="0"/>
        <w:jc w:val="righ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80fthhmbggzw" w:id="139"/>
      <w:bookmarkEnd w:id="1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Panqueban, D., &amp; Huincahue, J. (2024a). Inteligencia Artificial en educación matemática: Una revisión sistemática.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Uniciencia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1-17. </w:t>
      </w:r>
      <w:hyperlink r:id="rId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https://doi.org/10.15359/ru.38-1.20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Panqueban, D., &amp; Huincahue, J. (2024b). Inteligencia Artificial en educación matemática: Una revisión sistemática.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Uniciencia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1-17. </w:t>
      </w:r>
      <w:hyperlink r:id="rId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https://doi.org/10.15359/ru.38-1.20</w:t>
        </w:r>
      </w:hyperlink>
      <w:r w:rsidDel="00000000" w:rsidR="00000000" w:rsidRPr="00000000">
        <w:rPr>
          <w:rtl w:val="0"/>
        </w:rPr>
      </w:r>
    </w:p>
    <w:p w:rsidR="00000000" w:rsidDel="00000000" w:rsidP="00000000" w:rsidRDefault="00000000" w:rsidRPr="00000000" w14:paraId="00000341">
      <w:pPr>
        <w:spacing w:before="0" w:line="386" w:lineRule="auto"/>
        <w:ind w:left="773" w:right="1149" w:hanging="720"/>
        <w:jc w:val="both"/>
        <w:rPr>
          <w:sz w:val="22"/>
          <w:szCs w:val="22"/>
        </w:rPr>
      </w:pPr>
      <w:bookmarkStart w:colFirst="0" w:colLast="0" w:name="_heading=h.lxpxpkl4h8nf" w:id="140"/>
      <w:bookmarkEnd w:id="140"/>
      <w:r w:rsidDel="00000000" w:rsidR="00000000" w:rsidRPr="00000000">
        <w:rPr>
          <w:sz w:val="22"/>
          <w:szCs w:val="22"/>
          <w:rtl w:val="0"/>
        </w:rPr>
        <w:t xml:space="preserve">Parra Sanchez, J. S., Torres Pardo, I. D., &amp; Martinez De Merino, C. Y. (2023). Personalización de Recursos Para La Enseñanza de Matemáticas Universitarias Usando Inteligen- cia Artificial. </w:t>
      </w:r>
      <w:r w:rsidDel="00000000" w:rsidR="00000000" w:rsidRPr="00000000">
        <w:rPr>
          <w:i w:val="1"/>
          <w:iCs w:val="1"/>
          <w:sz w:val="22"/>
          <w:szCs w:val="22"/>
          <w:rtl w:val="0"/>
        </w:rPr>
        <w:t xml:space="preserve">Revista Interamericana de Investigación Educación y Pedagogía RIIEP</w:t>
      </w:r>
      <w:r w:rsidDel="00000000" w:rsidR="00000000" w:rsidRPr="00000000">
        <w:rPr>
          <w:sz w:val="22"/>
          <w:szCs w:val="22"/>
          <w:rtl w:val="0"/>
        </w:rPr>
        <w:t xml:space="preserve">, </w:t>
      </w:r>
      <w:r w:rsidDel="00000000" w:rsidR="00000000" w:rsidRPr="00000000">
        <w:rPr>
          <w:i w:val="1"/>
          <w:iCs w:val="1"/>
          <w:sz w:val="22"/>
          <w:szCs w:val="22"/>
          <w:rtl w:val="0"/>
        </w:rPr>
        <w:t xml:space="preserve">16</w:t>
      </w:r>
      <w:r w:rsidDel="00000000" w:rsidR="00000000" w:rsidRPr="00000000">
        <w:rPr>
          <w:sz w:val="22"/>
          <w:szCs w:val="22"/>
          <w:rtl w:val="0"/>
        </w:rPr>
        <w:t xml:space="preserve">(1), 319-340. </w:t>
      </w:r>
      <w:hyperlink r:id="rId100">
        <w:r w:rsidDel="00000000" w:rsidR="00000000" w:rsidRPr="00000000">
          <w:rPr>
            <w:sz w:val="22"/>
            <w:szCs w:val="22"/>
            <w:rtl w:val="0"/>
          </w:rPr>
          <w:t xml:space="preserve">https://doi.org/10.15332/25005421.7904</w:t>
        </w:r>
      </w:hyperlink>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773" w:right="1149"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9yk987h6kwi5" w:id="141"/>
      <w:bookmarkEnd w:id="14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Radmehr, F. (2023). Toward a theoretical framework for task design in mathematics educa- tion.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Journal on Mathematics Education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189-204. </w:t>
      </w:r>
      <w:hyperlink r:id="rId1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https://doi.org/10.22342/</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1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jme.v14i2.pp189-204</w:t>
        </w:r>
      </w:hyperlink>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773" w:right="1149" w:hanging="72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obi1636w9xt2" w:id="142"/>
      <w:bookmarkEnd w:id="1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Rendón-Mesa, P. A., Parra-Zapata, M. M., &amp; Villa-Ochoa, J. A. (2023). Oportunidades de las tareas auténticas de modelación en el aprendizaje de la modelización mate- mática para la enseñanza. Un estudio con futuros profesores de matemáticas.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Uni- pluriversidad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1-21. </w:t>
      </w:r>
      <w:hyperlink r:id="rId1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https://doi.org/10.17533/udea.unipluri.358071</w:t>
        </w:r>
      </w:hyperlink>
      <w:r w:rsidDel="00000000" w:rsidR="00000000" w:rsidRPr="00000000">
        <w:rPr>
          <w:rtl w:val="0"/>
        </w:rPr>
      </w:r>
    </w:p>
    <w:p w:rsidR="00000000" w:rsidDel="00000000" w:rsidP="00000000" w:rsidRDefault="00000000" w:rsidRPr="00000000" w14:paraId="00000344">
      <w:pPr>
        <w:spacing w:before="0" w:line="250" w:lineRule="auto"/>
        <w:ind w:left="53" w:right="0" w:firstLine="0"/>
        <w:jc w:val="both"/>
        <w:rPr>
          <w:i w:val="1"/>
          <w:iCs w:val="1"/>
          <w:sz w:val="22"/>
          <w:szCs w:val="22"/>
        </w:rPr>
      </w:pPr>
      <w:r w:rsidDel="00000000" w:rsidR="00000000" w:rsidRPr="00000000">
        <w:rPr>
          <w:sz w:val="22"/>
          <w:szCs w:val="22"/>
          <w:rtl w:val="0"/>
        </w:rPr>
        <w:t xml:space="preserve">Rodríguez, G. F. (2018, junio). </w:t>
      </w:r>
      <w:r w:rsidDel="00000000" w:rsidR="00000000" w:rsidRPr="00000000">
        <w:rPr>
          <w:i w:val="1"/>
          <w:iCs w:val="1"/>
          <w:sz w:val="22"/>
          <w:szCs w:val="22"/>
          <w:rtl w:val="0"/>
        </w:rPr>
        <w:t xml:space="preserve">ANÁLISIS DE LOS APRENDIZAJES DE LOS ALUMNOS EN</w:t>
      </w:r>
    </w:p>
    <w:p w:rsidR="00000000" w:rsidDel="00000000" w:rsidP="00000000" w:rsidRDefault="00000000" w:rsidRPr="00000000" w14:paraId="00000345">
      <w:pPr>
        <w:spacing w:before="143" w:line="386" w:lineRule="auto"/>
        <w:ind w:left="773" w:right="1173" w:firstLine="0"/>
        <w:jc w:val="both"/>
        <w:rPr>
          <w:sz w:val="22"/>
          <w:szCs w:val="22"/>
        </w:rPr>
      </w:pPr>
      <w:bookmarkStart w:colFirst="0" w:colLast="0" w:name="_heading=h.wswp2v8w3y94" w:id="143"/>
      <w:bookmarkEnd w:id="143"/>
      <w:r w:rsidDel="00000000" w:rsidR="00000000" w:rsidRPr="00000000">
        <w:rPr>
          <w:i w:val="1"/>
          <w:iCs w:val="1"/>
          <w:sz w:val="22"/>
          <w:szCs w:val="22"/>
          <w:rtl w:val="0"/>
        </w:rPr>
        <w:t xml:space="preserve">PRÁCTICAS DE CAMPO DE TRIGONOMETRÍA</w:t>
      </w:r>
      <w:r w:rsidDel="00000000" w:rsidR="00000000" w:rsidRPr="00000000">
        <w:rPr>
          <w:sz w:val="22"/>
          <w:szCs w:val="22"/>
          <w:rtl w:val="0"/>
        </w:rPr>
        <w:t xml:space="preserve">. Consultado el 25 de noviembre de 2025, desde </w:t>
      </w:r>
      <w:hyperlink r:id="rId104">
        <w:r w:rsidDel="00000000" w:rsidR="00000000" w:rsidRPr="00000000">
          <w:rPr>
            <w:sz w:val="22"/>
            <w:szCs w:val="22"/>
            <w:rtl w:val="0"/>
          </w:rPr>
          <w:t xml:space="preserve">https://uvadoc.uva.es/bitstream/handle/10324/35996/TFM-G967.pdf?</w:t>
        </w:r>
      </w:hyperlink>
      <w:r w:rsidDel="00000000" w:rsidR="00000000" w:rsidRPr="00000000">
        <w:rPr>
          <w:sz w:val="22"/>
          <w:szCs w:val="22"/>
          <w:rtl w:val="0"/>
        </w:rPr>
        <w:t xml:space="preserve"> </w:t>
      </w:r>
      <w:hyperlink r:id="rId105">
        <w:r w:rsidDel="00000000" w:rsidR="00000000" w:rsidRPr="00000000">
          <w:rPr>
            <w:sz w:val="22"/>
            <w:szCs w:val="22"/>
            <w:rtl w:val="0"/>
          </w:rPr>
          <w:t xml:space="preserve">sequence=1</w:t>
        </w:r>
      </w:hyperlink>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766" w:right="1143" w:hanging="713"/>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1vlbpxfofw3z" w:id="144"/>
      <w:bookmarkEnd w:id="1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Rodríguez Gallegos, R., Quiroz Rivera, S., Rodríguez Gallegos, R., &amp; Quiroz Rivera, S. (2016). El papel de la tecnología en el proceso de modelación matemática para la enseñanza de las ecuaciones diferenciales.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Revista latinoamericana de investigación en matemática educativa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99-124. </w:t>
      </w:r>
      <w:hyperlink r:id="rId10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https://doi.org/10.12802/relime.13.1914</w:t>
        </w:r>
      </w:hyperlink>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766" w:right="1149" w:hanging="713"/>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Romero Alonso, R., Araya Carvajal, K., &amp; Reyes Acevedo, N. (2024). Rol de La Inteligencia Artificial En La Personalización de La Educación a Distancia: Una Revisión Sistemá- tica.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RIED-Revista Iberoamericana de Educación a Distancia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hyperlink r:id="rId1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1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10.5944/ried.28.1.41538</w:t>
        </w:r>
      </w:hyperlink>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0" w:right="21" w:hanging="713"/>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7oydk4qo8axd" w:id="145"/>
      <w:bookmarkEnd w:id="1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Rosa, F. T. V. D. L. (2023). Enseñanza y aprendizaje de la trigonometría: Un abordaje desde las investigaciones doctorales en educación matemática.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GACETA DE PEDAGOGÍA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 228-253. </w:t>
      </w:r>
      <w:hyperlink r:id="rId1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https://doi.org/10.56219/rgp.vi45.1900</w:t>
        </w:r>
      </w:hyperlink>
      <w:r w:rsidDel="00000000" w:rsidR="00000000" w:rsidRPr="00000000">
        <w:rPr>
          <w:rtl w:val="0"/>
        </w:rPr>
      </w:r>
    </w:p>
    <w:p w:rsidR="00000000" w:rsidDel="00000000" w:rsidP="00000000" w:rsidRDefault="00000000" w:rsidRPr="00000000" w14:paraId="0000034A">
      <w:pPr>
        <w:spacing w:before="0" w:line="386" w:lineRule="auto"/>
        <w:ind w:left="1907" w:right="25" w:hanging="720"/>
        <w:jc w:val="both"/>
        <w:rPr>
          <w:sz w:val="22"/>
          <w:szCs w:val="22"/>
        </w:rPr>
      </w:pPr>
      <w:bookmarkStart w:colFirst="0" w:colLast="0" w:name="_heading=h.7i7gagpccs24" w:id="146"/>
      <w:bookmarkEnd w:id="146"/>
      <w:r w:rsidDel="00000000" w:rsidR="00000000" w:rsidRPr="00000000">
        <w:rPr>
          <w:sz w:val="22"/>
          <w:szCs w:val="22"/>
          <w:rtl w:val="0"/>
        </w:rPr>
        <w:t xml:space="preserve">Rueda, G. A. (2012). </w:t>
      </w:r>
      <w:r w:rsidDel="00000000" w:rsidR="00000000" w:rsidRPr="00000000">
        <w:rPr>
          <w:i w:val="1"/>
          <w:iCs w:val="1"/>
          <w:sz w:val="22"/>
          <w:szCs w:val="22"/>
          <w:rtl w:val="0"/>
        </w:rPr>
        <w:t xml:space="preserve">Aproximación a la enseñanza de las razones trigonométricas a tra- vés del trabajo experimental en matemáticas en el grado décimo</w:t>
      </w:r>
      <w:r w:rsidDel="00000000" w:rsidR="00000000" w:rsidRPr="00000000">
        <w:rPr>
          <w:sz w:val="22"/>
          <w:szCs w:val="22"/>
          <w:rtl w:val="0"/>
        </w:rPr>
        <w:t xml:space="preserve">. Consultado el 26 de noviembre de 2025, desde </w:t>
      </w:r>
      <w:hyperlink r:id="rId110">
        <w:r w:rsidDel="00000000" w:rsidR="00000000" w:rsidRPr="00000000">
          <w:rPr>
            <w:sz w:val="22"/>
            <w:szCs w:val="22"/>
            <w:rtl w:val="0"/>
          </w:rPr>
          <w:t xml:space="preserve">https://funes.uniandes.edu.co/funes- documentos/</w:t>
        </w:r>
      </w:hyperlink>
      <w:r w:rsidDel="00000000" w:rsidR="00000000" w:rsidRPr="00000000">
        <w:rPr>
          <w:sz w:val="22"/>
          <w:szCs w:val="22"/>
          <w:rtl w:val="0"/>
        </w:rPr>
        <w:t xml:space="preserve"> </w:t>
      </w:r>
      <w:hyperlink r:id="rId111">
        <w:r w:rsidDel="00000000" w:rsidR="00000000" w:rsidRPr="00000000">
          <w:rPr>
            <w:sz w:val="22"/>
            <w:szCs w:val="22"/>
            <w:rtl w:val="0"/>
          </w:rPr>
          <w:t xml:space="preserve">aproximacion-a-la-ensenanza-de-las-razones-trigonometricas-a-traves-del-trabajo-</w:t>
        </w:r>
      </w:hyperlink>
      <w:r w:rsidDel="00000000" w:rsidR="00000000" w:rsidRPr="00000000">
        <w:rPr>
          <w:sz w:val="22"/>
          <w:szCs w:val="22"/>
          <w:rtl w:val="0"/>
        </w:rPr>
        <w:t xml:space="preserve"> </w:t>
      </w:r>
      <w:hyperlink r:id="rId112">
        <w:r w:rsidDel="00000000" w:rsidR="00000000" w:rsidRPr="00000000">
          <w:rPr>
            <w:sz w:val="22"/>
            <w:szCs w:val="22"/>
            <w:rtl w:val="0"/>
          </w:rPr>
          <w:t xml:space="preserve">experimental-en-matematicas-en-el-grado-decimo/</w:t>
        </w:r>
      </w:hyperlink>
      <w:r w:rsidDel="00000000" w:rsidR="00000000" w:rsidRPr="00000000">
        <w:rPr>
          <w:rtl w:val="0"/>
        </w:rPr>
      </w:r>
    </w:p>
    <w:p w:rsidR="00000000" w:rsidDel="00000000" w:rsidP="00000000" w:rsidRDefault="00000000" w:rsidRPr="00000000" w14:paraId="0000034B">
      <w:pPr>
        <w:spacing w:before="0" w:line="386" w:lineRule="auto"/>
        <w:ind w:left="1907" w:right="30" w:hanging="720"/>
        <w:jc w:val="both"/>
        <w:rPr>
          <w:sz w:val="22"/>
          <w:szCs w:val="22"/>
        </w:rPr>
      </w:pPr>
      <w:bookmarkStart w:colFirst="0" w:colLast="0" w:name="_heading=h.41ba96lmtvs6" w:id="147"/>
      <w:bookmarkEnd w:id="147"/>
      <w:r w:rsidDel="00000000" w:rsidR="00000000" w:rsidRPr="00000000">
        <w:rPr>
          <w:sz w:val="22"/>
          <w:szCs w:val="22"/>
          <w:rtl w:val="0"/>
        </w:rPr>
        <w:t xml:space="preserve">Salazar Méndez, F. (2020). </w:t>
      </w:r>
      <w:r w:rsidDel="00000000" w:rsidR="00000000" w:rsidRPr="00000000">
        <w:rPr>
          <w:i w:val="1"/>
          <w:iCs w:val="1"/>
          <w:sz w:val="22"/>
          <w:szCs w:val="22"/>
          <w:rtl w:val="0"/>
        </w:rPr>
        <w:t xml:space="preserve">Situaciones didácticas para el aprendizaje de las identidades tri- gonométricas fundamentales a partir de un enfoque geométrico. </w:t>
      </w:r>
      <w:r w:rsidDel="00000000" w:rsidR="00000000" w:rsidRPr="00000000">
        <w:rPr>
          <w:sz w:val="22"/>
          <w:szCs w:val="22"/>
          <w:rtl w:val="0"/>
        </w:rPr>
        <w:t xml:space="preserve">Consultado el 11 de diciembre de 2025, desde </w:t>
      </w:r>
      <w:hyperlink r:id="rId113">
        <w:r w:rsidDel="00000000" w:rsidR="00000000" w:rsidRPr="00000000">
          <w:rPr>
            <w:sz w:val="22"/>
            <w:szCs w:val="22"/>
            <w:rtl w:val="0"/>
          </w:rPr>
          <w:t xml:space="preserve">https://bibliotecadigital.univalle.edu.co/entities/publication/</w:t>
        </w:r>
      </w:hyperlink>
      <w:r w:rsidDel="00000000" w:rsidR="00000000" w:rsidRPr="00000000">
        <w:rPr>
          <w:sz w:val="22"/>
          <w:szCs w:val="22"/>
          <w:rtl w:val="0"/>
        </w:rPr>
        <w:t xml:space="preserve"> </w:t>
      </w:r>
      <w:hyperlink r:id="rId114">
        <w:r w:rsidDel="00000000" w:rsidR="00000000" w:rsidRPr="00000000">
          <w:rPr>
            <w:sz w:val="22"/>
            <w:szCs w:val="22"/>
            <w:rtl w:val="0"/>
          </w:rPr>
          <w:t xml:space="preserve">80a3c3fe-3700-4ad7-98c8-f42b3965964f</w:t>
        </w:r>
      </w:hyperlink>
      <w:r w:rsidDel="00000000" w:rsidR="00000000" w:rsidRPr="00000000">
        <w:rPr>
          <w:rtl w:val="0"/>
        </w:rPr>
      </w:r>
    </w:p>
    <w:p w:rsidR="00000000" w:rsidDel="00000000" w:rsidP="00000000" w:rsidRDefault="00000000" w:rsidRPr="00000000" w14:paraId="0000034C">
      <w:pPr>
        <w:spacing w:before="0" w:line="250" w:lineRule="auto"/>
        <w:ind w:left="1187" w:right="0" w:firstLine="0"/>
        <w:jc w:val="both"/>
        <w:rPr>
          <w:sz w:val="22"/>
          <w:szCs w:val="22"/>
        </w:rPr>
      </w:pPr>
      <w:bookmarkStart w:colFirst="0" w:colLast="0" w:name="_heading=h.22fsrrkazucj" w:id="148"/>
      <w:bookmarkEnd w:id="148"/>
      <w:r w:rsidDel="00000000" w:rsidR="00000000" w:rsidRPr="00000000">
        <w:rPr>
          <w:sz w:val="22"/>
          <w:szCs w:val="22"/>
          <w:rtl w:val="0"/>
        </w:rPr>
        <w:t xml:space="preserve">Suarez, I. J. S. (2023). </w:t>
      </w:r>
      <w:r w:rsidDel="00000000" w:rsidR="00000000" w:rsidRPr="00000000">
        <w:rPr>
          <w:i w:val="1"/>
          <w:iCs w:val="1"/>
          <w:sz w:val="22"/>
          <w:szCs w:val="22"/>
          <w:rtl w:val="0"/>
        </w:rPr>
        <w:t xml:space="preserve">Desarrollo de las habilidades con el uso de la inteligencia artificial</w:t>
      </w:r>
      <w:r w:rsidDel="00000000" w:rsidR="00000000" w:rsidRPr="00000000">
        <w:rPr>
          <w:sz w:val="22"/>
          <w:szCs w:val="22"/>
          <w:rtl w:val="0"/>
        </w:rPr>
        <w:t xml:space="preserve">.</w:t>
      </w:r>
    </w:p>
    <w:p w:rsidR="00000000" w:rsidDel="00000000" w:rsidP="00000000" w:rsidRDefault="00000000" w:rsidRPr="00000000" w14:paraId="0000034D">
      <w:pPr>
        <w:spacing w:before="147" w:line="386" w:lineRule="auto"/>
        <w:ind w:left="1907" w:right="39" w:hanging="720"/>
        <w:jc w:val="both"/>
        <w:rPr>
          <w:sz w:val="22"/>
          <w:szCs w:val="22"/>
        </w:rPr>
      </w:pPr>
      <w:bookmarkStart w:colFirst="0" w:colLast="0" w:name="_heading=h.bi3868pi24ic" w:id="149"/>
      <w:bookmarkEnd w:id="149"/>
      <w:r w:rsidDel="00000000" w:rsidR="00000000" w:rsidRPr="00000000">
        <w:rPr>
          <w:sz w:val="22"/>
          <w:szCs w:val="22"/>
          <w:rtl w:val="0"/>
        </w:rPr>
        <w:t xml:space="preserve">Tangarife, L. E. E. (2024). </w:t>
      </w:r>
      <w:r w:rsidDel="00000000" w:rsidR="00000000" w:rsidRPr="00000000">
        <w:rPr>
          <w:i w:val="1"/>
          <w:iCs w:val="1"/>
          <w:sz w:val="22"/>
          <w:szCs w:val="22"/>
          <w:rtl w:val="0"/>
        </w:rPr>
        <w:t xml:space="preserve">El impacto de la inteligencia artificial en la enseñanza de las matemáticas en la educación básica secundaria: una revisión crítica. </w:t>
      </w:r>
      <w:r w:rsidDel="00000000" w:rsidR="00000000" w:rsidRPr="00000000">
        <w:rPr>
          <w:sz w:val="22"/>
          <w:szCs w:val="22"/>
          <w:rtl w:val="0"/>
        </w:rPr>
        <w:t xml:space="preserve">Consultado el 9 de diciembre de 2025, desde </w:t>
      </w:r>
      <w:hyperlink r:id="rId115">
        <w:r w:rsidDel="00000000" w:rsidR="00000000" w:rsidRPr="00000000">
          <w:rPr>
            <w:sz w:val="22"/>
            <w:szCs w:val="22"/>
            <w:rtl w:val="0"/>
          </w:rPr>
          <w:t xml:space="preserve">https://bffrepositorio.unal.edu.co/server/api/core/</w:t>
        </w:r>
      </w:hyperlink>
      <w:r w:rsidDel="00000000" w:rsidR="00000000" w:rsidRPr="00000000">
        <w:rPr>
          <w:sz w:val="22"/>
          <w:szCs w:val="22"/>
          <w:rtl w:val="0"/>
        </w:rPr>
        <w:t xml:space="preserve"> </w:t>
      </w:r>
      <w:hyperlink r:id="rId116">
        <w:r w:rsidDel="00000000" w:rsidR="00000000" w:rsidRPr="00000000">
          <w:rPr>
            <w:sz w:val="22"/>
            <w:szCs w:val="22"/>
            <w:rtl w:val="0"/>
          </w:rPr>
          <w:t xml:space="preserve">bitstreams/29048b48-33bd-40e0-ad84-5b9b3fe62eba/content</w:t>
        </w:r>
      </w:hyperlink>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187"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Torres-Corrales, D. d. C., Montiel-Espinosa, G., Torres-Corrales, D. d. C., &amp; Montiel-Espinosa,</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386" w:lineRule="auto"/>
        <w:ind w:left="1907" w:right="39"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e0jdk5a0wyu3" w:id="150"/>
      <w:bookmarkEnd w:id="1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(2021). Resignificación de la razón trigonométrica en estudiantes de primer año de Ingeniería.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Educación matemática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202-232. </w:t>
      </w:r>
      <w:hyperlink r:id="rId1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 : / / doi . org / 10 . 24844 /</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1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em3303.08</w:t>
        </w:r>
      </w:hyperlink>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1" w:right="15" w:hanging="714"/>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dob0xhgt113e" w:id="151"/>
      <w:bookmarkEnd w:id="1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Weber, K. (2008). Connecting Research to Teaching: Teaching Trigonometric Functions: Les- sons Learned from Research.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Mathematics Teacher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102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144-150. </w:t>
      </w:r>
      <w:hyperlink r:id="rId1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1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10.5951/MT.102.2.0144</w:t>
        </w:r>
      </w:hyperlink>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0" w:right="9" w:hanging="714"/>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4xmc1tddivvc" w:id="152"/>
      <w:bookmarkEnd w:id="1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Yaseen, H., Mohammad, A. S., Ashal, N., Abusaimeh, H., Ali, A., &amp; Sharabati, A.-A. A. (2025). The Impact of Adaptive Learning Technologies, Personalized Feedback, and Interac- tive AI Tools on Student Engagement: The Moderating Role of Digital Literacy.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Sus- tainability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1133. </w:t>
      </w:r>
      <w:hyperlink r:id="rId1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https://doi.org/10.3390/su17031133</w:t>
        </w:r>
      </w:hyperlink>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1907" w:right="15" w:hanging="720"/>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00" w:left="1080" w:right="1080" w:header="1047"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Yeung, R. C. Y., Sun, D., &amp; Yeung, C. H. (2025). Integrating drone technology in STEM educa- tion: Curriculum, pedagogy and learning outcomes.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Education and Information Tech- nologies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14237-14272. </w:t>
      </w:r>
      <w:hyperlink r:id="rId1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https://doi.org/10.1007/s10639-025-13368-0</w:t>
        </w:r>
      </w:hyperlink>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uipaw9f1phpn" w:id="153"/>
      <w:bookmarkEnd w:id="1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Zambrano-Choez, A. d. J., Barcia-Murillo, M. Á., Auquilla-Rivas, C. E., &amp; Barahona-Montalván,</w:t>
      </w:r>
    </w:p>
    <w:p w:rsidR="00000000" w:rsidDel="00000000" w:rsidP="00000000" w:rsidRDefault="00000000" w:rsidRPr="00000000" w14:paraId="00000355">
      <w:pPr>
        <w:spacing w:before="153" w:line="386" w:lineRule="auto"/>
        <w:ind w:left="768" w:right="1149" w:firstLine="5"/>
        <w:jc w:val="both"/>
        <w:rPr>
          <w:sz w:val="22"/>
          <w:szCs w:val="22"/>
        </w:rPr>
      </w:pPr>
      <w:bookmarkStart w:colFirst="0" w:colLast="0" w:name="_heading=h.fvrexov573dr" w:id="154"/>
      <w:bookmarkEnd w:id="154"/>
      <w:r w:rsidDel="00000000" w:rsidR="00000000" w:rsidRPr="00000000">
        <w:rPr>
          <w:sz w:val="22"/>
          <w:szCs w:val="22"/>
          <w:rtl w:val="0"/>
        </w:rPr>
        <w:t xml:space="preserve">B. I. (2025). Estrategias para la Enseñanza Efectiva de la Trigonometría en el Ni- vel Secundario. </w:t>
      </w:r>
      <w:r w:rsidDel="00000000" w:rsidR="00000000" w:rsidRPr="00000000">
        <w:rPr>
          <w:i w:val="1"/>
          <w:iCs w:val="1"/>
          <w:sz w:val="22"/>
          <w:szCs w:val="22"/>
          <w:rtl w:val="0"/>
        </w:rPr>
        <w:t xml:space="preserve">Revista Científica INGENIAR: Ingeniería, Tecnología e Investigación. ISSN: 2737-6249.</w:t>
      </w:r>
      <w:r w:rsidDel="00000000" w:rsidR="00000000" w:rsidRPr="00000000">
        <w:rPr>
          <w:sz w:val="22"/>
          <w:szCs w:val="22"/>
          <w:rtl w:val="0"/>
        </w:rPr>
        <w:t xml:space="preserve">, </w:t>
      </w:r>
      <w:r w:rsidDel="00000000" w:rsidR="00000000" w:rsidRPr="00000000">
        <w:rPr>
          <w:i w:val="1"/>
          <w:iCs w:val="1"/>
          <w:sz w:val="22"/>
          <w:szCs w:val="22"/>
          <w:rtl w:val="0"/>
        </w:rPr>
        <w:t xml:space="preserve">8</w:t>
      </w:r>
      <w:r w:rsidDel="00000000" w:rsidR="00000000" w:rsidRPr="00000000">
        <w:rPr>
          <w:sz w:val="22"/>
          <w:szCs w:val="22"/>
          <w:rtl w:val="0"/>
        </w:rPr>
        <w:t xml:space="preserve">(15), 641-663. Consultado el 26 de noviembre de 2025, desde </w:t>
      </w:r>
      <w:hyperlink r:id="rId123">
        <w:r w:rsidDel="00000000" w:rsidR="00000000" w:rsidRPr="00000000">
          <w:rPr>
            <w:sz w:val="22"/>
            <w:szCs w:val="22"/>
            <w:rtl w:val="0"/>
          </w:rPr>
          <w:t xml:space="preserve">https://journalingeniar.org/index.php/ingeniar/article/view/314</w:t>
        </w:r>
      </w:hyperlink>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 w:lineRule="auto"/>
        <w:ind w:left="773" w:right="1159"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Zubieta, J. K. (2018). Tipificación de errores y dificultades en el desarrollo de las funciones trigonométricas de estudiantes de grado décimo. Consultado el 26 de noviembre de 2025, desde </w:t>
      </w:r>
      <w:hyperlink r:id="rId1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 : / / funes . uniandes . edu . co / funes - documentos / tipificacion -</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1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errores- y- dificultades- en- el- desarrollo- de- las- funciones- trigonometricas- de-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1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estudiantes-de-grado-decimo/</w:t>
        </w:r>
      </w:hyperlink>
      <w:r w:rsidDel="00000000" w:rsidR="00000000" w:rsidRPr="00000000">
        <w:rPr>
          <w:rtl w:val="0"/>
        </w:rPr>
      </w:r>
    </w:p>
    <w:sectPr>
      <w:type w:val="nextPage"/>
      <w:pgSz w:h="15840" w:w="12240" w:orient="portrait"/>
      <w:pgMar w:bottom="280" w:top="1300" w:left="1080" w:right="1080" w:header="1047" w:foo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sol Santacruz Rodriguez" w:id="20" w:date="2026-03-04T21:29:38Z">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Fundamentar el diseño......</w:t>
      </w:r>
    </w:p>
  </w:comment>
  <w:comment w:author="Marisol Santacruz Rodriguez" w:id="27" w:date="2026-03-04T21:35:31Z">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didácticos</w:t>
      </w:r>
    </w:p>
  </w:comment>
  <w:comment w:author="Marisol Santacruz Rodriguez" w:id="17" w:date="2026-03-04T21:30:41Z">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todavía no me queda claro por qué interesa la enseñanza de las funciones trigonome´tricas e hiperbólicas, creí que esa justificación la iba a encontrar en esta parte.</w:t>
      </w:r>
    </w:p>
  </w:comment>
  <w:comment w:author="Marisol Santacruz Rodriguez" w:id="18" w:date="2026-03-04T21:29:11Z">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creo que todos los apartados de justificación deben de fuisionarse en uno solo.</w:t>
      </w:r>
    </w:p>
  </w:comment>
  <w:comment w:author="Marisol Santacruz Rodriguez" w:id="30" w:date="2026-03-04T21:35:18Z">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caramba... isento que el trbaajo tiene mucho marco teórico.... meterle modelación lo hace más y más grande.</w:t>
      </w:r>
    </w:p>
  </w:comment>
  <w:comment w:author="Marisol Santacruz Rodriguez" w:id="19" w:date="2026-03-04T21:29:25Z">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analizar el diseño......</w:t>
      </w:r>
    </w:p>
  </w:comment>
  <w:comment w:author="Marisol Santacruz Rodriguez" w:id="14" w:date="2026-03-04T21:28:00Z">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parece escrito por una IA jajajaja, por favor, desarrolla las ideas y conecta con lo que ya presentaste en el plantemiento del problema.</w:t>
      </w:r>
    </w:p>
  </w:comment>
  <w:comment w:author="Marisol Santacruz Rodriguez" w:id="29" w:date="2026-03-04T21:34:05Z">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es otra cosa: va con la parte dle diseño de tareas.</w:t>
      </w:r>
    </w:p>
  </w:comment>
  <w:comment w:author="Marisol Santacruz Rodriguez" w:id="5" w:date="2026-03-04T21:14:38Z">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incluir un ejemplo de uso de IA en la enseñanza de la trigonometría</w:t>
      </w:r>
    </w:p>
  </w:comment>
  <w:comment w:author="Marisol Santacruz Rodriguez" w:id="16" w:date="2026-03-04T21:28:33Z">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entiendo, hay otra justificación arriba...</w:t>
      </w:r>
    </w:p>
  </w:comment>
  <w:comment w:author="Marisol Santacruz Rodriguez" w:id="3" w:date="2026-03-04T21:13:21Z">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me hace falta una REF.</w:t>
      </w:r>
    </w:p>
  </w:comment>
  <w:comment w:author="Marisol Santacruz Rodriguez" w:id="28" w:date="2026-03-04T21:33:27Z">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faltan: ¿cuñales son las caracteríticas del pensamiento trigonométrico? Hazlo en una tabla, que sean bine claritas las pespecificaciones.</w:t>
      </w:r>
    </w:p>
  </w:comment>
  <w:comment w:author="Marisol Santacruz Rodriguez" w:id="1" w:date="2026-03-04T21:11:21Z">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enfócate a la educación media</w:t>
      </w:r>
    </w:p>
  </w:comment>
  <w:comment w:author="Marisol Santacruz Rodriguez" w:id="15" w:date="2026-03-04T21:39:33Z">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 voy a mandar un ejemplo para que organices los antecedentes.</w:t>
      </w:r>
    </w:p>
  </w:comment>
  <w:comment w:author="Marisol Santacruz Rodriguez" w:id="7" w:date="2026-03-04T21:16:50Z">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lo debemos conversar porque es muy amplio...</w:t>
      </w:r>
    </w:p>
  </w:comment>
  <w:comment w:author="Marisol Santacruz Rodriguez" w:id="32" w:date="2026-03-04T21:39:01Z">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hacen falta refs cuando hablas de la metodología.</w:t>
      </w:r>
    </w:p>
  </w:comment>
  <w:comment w:author="Marisol Santacruz Rodriguez" w:id="26" w:date="2026-03-04T21:37:17Z">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conversemos sobre eso... siento que le agregra más marco teórico que no necesitamos.</w:t>
      </w:r>
    </w:p>
  </w:comment>
  <w:comment w:author="Marisol Santacruz Rodriguez" w:id="24" w:date="2026-03-04T21:36:52Z">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entrar en mirar qué tipo de marco es, a mi me hace falta un paartado en el que hables de los errores, obstáculos, dificultades (la dimensión cogniva) en el aprnedizaje de....</w:t>
      </w:r>
    </w:p>
  </w:comment>
  <w:comment w:author="Marisol Santacruz Rodriguez" w:id="6" w:date="2026-03-04T21:16:09Z">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queda una duda: ¿Qué tipo de inteligencia artificial?</w:t>
      </w:r>
    </w:p>
  </w:comment>
  <w:comment w:author="Marisol Santacruz Rodriguez" w:id="31" w:date="2026-03-04T21:38:29Z">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va lo curricular?</w:t>
      </w:r>
    </w:p>
  </w:comment>
  <w:comment w:author="Marisol Santacruz Rodriguez" w:id="22" w:date="2026-03-04T21:32:06Z">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apoye, que promueva... no quisiera que nos fuéramos hasta el rollo de la mediación...</w:t>
      </w:r>
    </w:p>
  </w:comment>
  <w:comment w:author="Marisol Santacruz Rodriguez" w:id="4" w:date="2026-03-04T21:14:02Z">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requiere refs que sustenten y le den má fuerza a esta afirmación</w:t>
      </w:r>
    </w:p>
  </w:comment>
  <w:comment w:author="Marisol Santacruz Rodriguez" w:id="23" w:date="2026-03-04T21:32:33Z">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más bien ubica la cuestión aquí respecto a integrar la IA en el diseño de las tareas matemáticas.</w:t>
      </w:r>
    </w:p>
  </w:comment>
  <w:comment w:author="Marisol Santacruz Rodriguez" w:id="21" w:date="2026-03-04T21:31:32Z">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Estas hablando de un desarrollo? de qué tipo?</w:t>
      </w:r>
    </w:p>
  </w:comment>
  <w:comment w:author="Marisol Santacruz Rodriguez" w:id="2" w:date="2026-03-04T21:12:24Z">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comprensión de qué específicamente?</w:t>
      </w:r>
    </w:p>
  </w:comment>
  <w:comment w:author="Marisol Santacruz Rodriguez" w:id="12" w:date="2026-03-04T21:26:40Z">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cuestión de forma, pero se me hace un poco extraño presentar la justificación en ese formato.</w:t>
      </w:r>
    </w:p>
  </w:comment>
  <w:comment w:author="Marisol Santacruz Rodriguez" w:id="13" w:date="2026-03-04T21:27:11Z">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ojo, apuntamos a la comprensión o al desarrollo de pensamiento: es lo mismo, son cosas diferentes?</w:t>
      </w:r>
    </w:p>
  </w:comment>
  <w:comment w:author="Marisol Santacruz Rodriguez" w:id="11" w:date="2026-03-04T21:26:03Z">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idea me gusta, pero entonces faltaría dejar claridades respecto a qué es el pensamiento trogonométrico?</w:t>
      </w:r>
    </w:p>
  </w:comment>
  <w:comment w:author="Marisol Santacruz Rodriguez" w:id="8" w:date="2026-03-04T21:23:12Z">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arriba se habló de pensamiento trigonométrico, creo que debemos decidir a qué te vas a enficar.</w:t>
      </w:r>
    </w:p>
  </w:comment>
  <w:comment w:author="Marisol Santacruz Rodriguez" w:id="10" w:date="2026-03-04T21:23:38Z">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enseñanza</w:t>
      </w:r>
    </w:p>
  </w:comment>
  <w:comment w:author="Marisol Santacruz Rodriguez" w:id="25" w:date="2026-03-04T21:38:13Z">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hace mucha falta el desarrollo matemático: la trigonometría, las funciones trigonométricas, etc. Tu revisión desde las matmeáticas del objeto matemático escolar.</w:t>
      </w:r>
    </w:p>
  </w:comment>
  <w:comment w:author="Marisol Santacruz Rodriguez" w:id="9" w:date="2026-03-04T21:25:26Z">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eso me parece muy complicado, nos mete en terrenos de la ergonomía cognitiva y no creo necesario mi propuesta es: ¿... cómo la integración de IA promueve el aprendizaje de.......?</w:t>
      </w:r>
    </w:p>
  </w:comment>
  <w:comment w:author="Marisol Santacruz Rodriguez" w:id="0" w:date="2026-03-04T21:10:51Z">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Recuerda el ejercicio de poner colores distintos a cada categoría del título para orientar el proyecto.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67" w15:done="0"/>
  <w15:commentEx w15:paraId="00000368" w15:done="0"/>
  <w15:commentEx w15:paraId="00000369" w15:done="0"/>
  <w15:commentEx w15:paraId="0000036A" w15:done="0"/>
  <w15:commentEx w15:paraId="0000036B" w15:done="0"/>
  <w15:commentEx w15:paraId="0000036C" w15:done="0"/>
  <w15:commentEx w15:paraId="0000036D" w15:done="0"/>
  <w15:commentEx w15:paraId="0000036E" w15:done="0"/>
  <w15:commentEx w15:paraId="0000036F" w15:done="0"/>
  <w15:commentEx w15:paraId="00000370" w15:done="0"/>
  <w15:commentEx w15:paraId="00000371" w15:done="0"/>
  <w15:commentEx w15:paraId="00000372" w15:done="0"/>
  <w15:commentEx w15:paraId="00000373" w15:done="0"/>
  <w15:commentEx w15:paraId="00000374" w15:done="0"/>
  <w15:commentEx w15:paraId="00000375" w15:done="0"/>
  <w15:commentEx w15:paraId="00000376" w15:done="0"/>
  <w15:commentEx w15:paraId="00000377" w15:done="0"/>
  <w15:commentEx w15:paraId="00000378" w15:done="0"/>
  <w15:commentEx w15:paraId="00000379" w15:done="0"/>
  <w15:commentEx w15:paraId="0000037A" w15:done="0"/>
  <w15:commentEx w15:paraId="0000037B" w15:done="0"/>
  <w15:commentEx w15:paraId="0000037C" w15:done="0"/>
  <w15:commentEx w15:paraId="0000037D" w15:done="0"/>
  <w15:commentEx w15:paraId="0000037E" w15:done="0"/>
  <w15:commentEx w15:paraId="0000037F" w15:done="0"/>
  <w15:commentEx w15:paraId="00000380" w15:done="0"/>
  <w15:commentEx w15:paraId="00000381" w15:done="0"/>
  <w15:commentEx w15:paraId="00000382" w15:done="0"/>
  <w15:commentEx w15:paraId="00000383" w15:done="0"/>
  <w15:commentEx w15:paraId="00000384" w15:done="0"/>
  <w15:commentEx w15:paraId="00000385" w15:done="0"/>
  <w15:commentEx w15:paraId="00000386" w15:done="0"/>
  <w15:commentEx w15:paraId="0000038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3386138</wp:posOffset>
              </wp:positionH>
              <wp:positionV relativeFrom="page">
                <wp:posOffset>1406208</wp:posOffset>
              </wp:positionV>
              <wp:extent cx="1719580" cy="264160"/>
              <wp:effectExtent b="0" l="0" r="0" t="0"/>
              <wp:wrapNone/>
              <wp:docPr id="25" name=""/>
              <a:graphic>
                <a:graphicData uri="http://schemas.microsoft.com/office/word/2010/wordprocessingShape">
                  <wps:wsp>
                    <wps:cNvSpPr/>
                    <wps:cNvPr id="13" name="Shape 13"/>
                    <wps:spPr>
                      <a:xfrm>
                        <a:off x="4490973" y="3652683"/>
                        <a:ext cx="1710055" cy="254635"/>
                      </a:xfrm>
                      <a:prstGeom prst="rect">
                        <a:avLst/>
                      </a:prstGeom>
                      <a:noFill/>
                      <a:ln>
                        <a:noFill/>
                      </a:ln>
                    </wps:spPr>
                    <wps:txbx>
                      <w:txbxContent>
                        <w:p w:rsidR="00000000" w:rsidDel="00000000" w:rsidP="00000000" w:rsidRDefault="00000000" w:rsidRPr="00000000">
                          <w:pPr>
                            <w:spacing w:after="0" w:before="29.000000953674316" w:line="240"/>
                            <w:ind w:left="20" w:right="0" w:firstLine="2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LISTA DE FIGURAS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3386138</wp:posOffset>
              </wp:positionH>
              <wp:positionV relativeFrom="page">
                <wp:posOffset>1406208</wp:posOffset>
              </wp:positionV>
              <wp:extent cx="1719580" cy="264160"/>
              <wp:effectExtent b="0" l="0" r="0" t="0"/>
              <wp:wrapNone/>
              <wp:docPr id="25"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719580" cy="26416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2714943</wp:posOffset>
              </wp:positionH>
              <wp:positionV relativeFrom="page">
                <wp:posOffset>1406208</wp:posOffset>
              </wp:positionV>
              <wp:extent cx="1622425" cy="264160"/>
              <wp:effectExtent b="0" l="0" r="0" t="0"/>
              <wp:wrapNone/>
              <wp:docPr id="14" name=""/>
              <a:graphic>
                <a:graphicData uri="http://schemas.microsoft.com/office/word/2010/wordprocessingShape">
                  <wps:wsp>
                    <wps:cNvSpPr/>
                    <wps:cNvPr id="2" name="Shape 2"/>
                    <wps:spPr>
                      <a:xfrm>
                        <a:off x="4539550" y="3652683"/>
                        <a:ext cx="1612900" cy="254635"/>
                      </a:xfrm>
                      <a:prstGeom prst="rect">
                        <a:avLst/>
                      </a:prstGeom>
                      <a:noFill/>
                      <a:ln>
                        <a:noFill/>
                      </a:ln>
                    </wps:spPr>
                    <wps:txbx>
                      <w:txbxContent>
                        <w:p w:rsidR="00000000" w:rsidDel="00000000" w:rsidP="00000000" w:rsidRDefault="00000000" w:rsidRPr="00000000">
                          <w:pPr>
                            <w:spacing w:after="0" w:before="29.000000953674316" w:line="240"/>
                            <w:ind w:left="20" w:right="0" w:firstLine="2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LISTA DE TABLAS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2714943</wp:posOffset>
              </wp:positionH>
              <wp:positionV relativeFrom="page">
                <wp:posOffset>1406208</wp:posOffset>
              </wp:positionV>
              <wp:extent cx="1622425" cy="264160"/>
              <wp:effectExtent b="0" l="0" r="0" t="0"/>
              <wp:wrapNone/>
              <wp:docPr id="1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622425" cy="26416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3687128</wp:posOffset>
              </wp:positionH>
              <wp:positionV relativeFrom="page">
                <wp:posOffset>1628458</wp:posOffset>
              </wp:positionV>
              <wp:extent cx="1118235" cy="264160"/>
              <wp:effectExtent b="0" l="0" r="0" t="0"/>
              <wp:wrapNone/>
              <wp:docPr id="15" name=""/>
              <a:graphic>
                <a:graphicData uri="http://schemas.microsoft.com/office/word/2010/wordprocessingShape">
                  <wps:wsp>
                    <wps:cNvSpPr/>
                    <wps:cNvPr id="3" name="Shape 3"/>
                    <wps:spPr>
                      <a:xfrm>
                        <a:off x="4791645" y="3652683"/>
                        <a:ext cx="1108710" cy="254635"/>
                      </a:xfrm>
                      <a:prstGeom prst="rect">
                        <a:avLst/>
                      </a:prstGeom>
                      <a:noFill/>
                      <a:ln>
                        <a:noFill/>
                      </a:ln>
                    </wps:spPr>
                    <wps:txbx>
                      <w:txbxContent>
                        <w:p w:rsidR="00000000" w:rsidDel="00000000" w:rsidP="00000000" w:rsidRDefault="00000000" w:rsidRPr="00000000">
                          <w:pPr>
                            <w:spacing w:after="0" w:before="29.000000953674316" w:line="240"/>
                            <w:ind w:left="20" w:right="0" w:firstLine="2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CAPÍTULO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3687128</wp:posOffset>
              </wp:positionH>
              <wp:positionV relativeFrom="page">
                <wp:posOffset>1628458</wp:posOffset>
              </wp:positionV>
              <wp:extent cx="1118235" cy="264160"/>
              <wp:effectExtent b="0" l="0" r="0" t="0"/>
              <wp:wrapNone/>
              <wp:docPr id="1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118235" cy="264160"/>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1734502</wp:posOffset>
              </wp:positionH>
              <wp:positionV relativeFrom="page">
                <wp:posOffset>647383</wp:posOffset>
              </wp:positionV>
              <wp:extent cx="210820" cy="207010"/>
              <wp:effectExtent b="0" l="0" r="0" t="0"/>
              <wp:wrapNone/>
              <wp:docPr id="22" name=""/>
              <a:graphic>
                <a:graphicData uri="http://schemas.microsoft.com/office/word/2010/wordprocessingShape">
                  <wps:wsp>
                    <wps:cNvSpPr/>
                    <wps:cNvPr id="10" name="Shape 10"/>
                    <wps:spPr>
                      <a:xfrm>
                        <a:off x="5245353" y="3681258"/>
                        <a:ext cx="201295" cy="197485"/>
                      </a:xfrm>
                      <a:prstGeom prst="rect">
                        <a:avLst/>
                      </a:prstGeom>
                      <a:noFill/>
                      <a:ln>
                        <a:noFill/>
                      </a:ln>
                    </wps:spPr>
                    <wps:txbx>
                      <w:txbxContent>
                        <w:p w:rsidR="00000000" w:rsidDel="00000000" w:rsidP="00000000" w:rsidRDefault="00000000" w:rsidRPr="00000000">
                          <w:pPr>
                            <w:spacing w:after="0" w:before="20.999999046325684" w:line="240"/>
                            <w:ind w:left="5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1734502</wp:posOffset>
              </wp:positionH>
              <wp:positionV relativeFrom="page">
                <wp:posOffset>647383</wp:posOffset>
              </wp:positionV>
              <wp:extent cx="210820" cy="207010"/>
              <wp:effectExtent b="0" l="0" r="0" t="0"/>
              <wp:wrapNone/>
              <wp:docPr id="22"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10820" cy="207010"/>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5823268</wp:posOffset>
              </wp:positionH>
              <wp:positionV relativeFrom="page">
                <wp:posOffset>647383</wp:posOffset>
              </wp:positionV>
              <wp:extent cx="227330" cy="207010"/>
              <wp:effectExtent b="0" l="0" r="0" t="0"/>
              <wp:wrapNone/>
              <wp:docPr id="21" name=""/>
              <a:graphic>
                <a:graphicData uri="http://schemas.microsoft.com/office/word/2010/wordprocessingShape">
                  <wps:wsp>
                    <wps:cNvSpPr/>
                    <wps:cNvPr id="9" name="Shape 9"/>
                    <wps:spPr>
                      <a:xfrm>
                        <a:off x="5237098" y="3681258"/>
                        <a:ext cx="217804" cy="197485"/>
                      </a:xfrm>
                      <a:prstGeom prst="rect">
                        <a:avLst/>
                      </a:prstGeom>
                      <a:noFill/>
                      <a:ln>
                        <a:noFill/>
                      </a:ln>
                    </wps:spPr>
                    <wps:txbx>
                      <w:txbxContent>
                        <w:p w:rsidR="00000000" w:rsidDel="00000000" w:rsidP="00000000" w:rsidRDefault="00000000" w:rsidRPr="00000000">
                          <w:pPr>
                            <w:spacing w:after="0" w:before="20.999999046325684" w:line="240"/>
                            <w:ind w:left="2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11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5823268</wp:posOffset>
              </wp:positionH>
              <wp:positionV relativeFrom="page">
                <wp:posOffset>647383</wp:posOffset>
              </wp:positionV>
              <wp:extent cx="227330" cy="207010"/>
              <wp:effectExtent b="0" l="0" r="0" t="0"/>
              <wp:wrapNone/>
              <wp:docPr id="21"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27330" cy="207010"/>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1730693</wp:posOffset>
              </wp:positionH>
              <wp:positionV relativeFrom="page">
                <wp:posOffset>647383</wp:posOffset>
              </wp:positionV>
              <wp:extent cx="175895" cy="207010"/>
              <wp:effectExtent b="0" l="0" r="0" t="0"/>
              <wp:wrapNone/>
              <wp:docPr id="17" name=""/>
              <a:graphic>
                <a:graphicData uri="http://schemas.microsoft.com/office/word/2010/wordprocessingShape">
                  <wps:wsp>
                    <wps:cNvSpPr/>
                    <wps:cNvPr id="5" name="Shape 5"/>
                    <wps:spPr>
                      <a:xfrm>
                        <a:off x="5262815" y="3681258"/>
                        <a:ext cx="166370" cy="197485"/>
                      </a:xfrm>
                      <a:prstGeom prst="rect">
                        <a:avLst/>
                      </a:prstGeom>
                      <a:noFill/>
                      <a:ln>
                        <a:noFill/>
                      </a:ln>
                    </wps:spPr>
                    <wps:txbx>
                      <w:txbxContent>
                        <w:p w:rsidR="00000000" w:rsidDel="00000000" w:rsidP="00000000" w:rsidRDefault="00000000" w:rsidRPr="00000000">
                          <w:pPr>
                            <w:spacing w:after="0" w:before="20.999999046325684" w:line="240"/>
                            <w:ind w:left="6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1730693</wp:posOffset>
              </wp:positionH>
              <wp:positionV relativeFrom="page">
                <wp:posOffset>647383</wp:posOffset>
              </wp:positionV>
              <wp:extent cx="175895" cy="207010"/>
              <wp:effectExtent b="0" l="0" r="0" t="0"/>
              <wp:wrapNone/>
              <wp:docPr id="1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75895" cy="207010"/>
                      </a:xfrm>
                      <a:prstGeom prst="rect"/>
                      <a:ln/>
                    </pic:spPr>
                  </pic:pic>
                </a:graphicData>
              </a:graphic>
            </wp:anchor>
          </w:drawing>
        </mc:Fallback>
      </mc:AlternateConten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5797868</wp:posOffset>
              </wp:positionH>
              <wp:positionV relativeFrom="page">
                <wp:posOffset>647383</wp:posOffset>
              </wp:positionV>
              <wp:extent cx="252730" cy="207010"/>
              <wp:effectExtent b="0" l="0" r="0" t="0"/>
              <wp:wrapNone/>
              <wp:docPr id="18" name=""/>
              <a:graphic>
                <a:graphicData uri="http://schemas.microsoft.com/office/word/2010/wordprocessingShape">
                  <wps:wsp>
                    <wps:cNvSpPr/>
                    <wps:cNvPr id="6" name="Shape 6"/>
                    <wps:spPr>
                      <a:xfrm>
                        <a:off x="5224398" y="3681258"/>
                        <a:ext cx="243204" cy="197485"/>
                      </a:xfrm>
                      <a:prstGeom prst="rect">
                        <a:avLst/>
                      </a:prstGeom>
                      <a:noFill/>
                      <a:ln>
                        <a:noFill/>
                      </a:ln>
                    </wps:spPr>
                    <wps:txbx>
                      <w:txbxContent>
                        <w:p w:rsidR="00000000" w:rsidDel="00000000" w:rsidP="00000000" w:rsidRDefault="00000000" w:rsidRPr="00000000">
                          <w:pPr>
                            <w:spacing w:after="0" w:before="20.999999046325684" w:line="240"/>
                            <w:ind w:left="6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27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5797868</wp:posOffset>
              </wp:positionH>
              <wp:positionV relativeFrom="page">
                <wp:posOffset>647383</wp:posOffset>
              </wp:positionV>
              <wp:extent cx="252730" cy="207010"/>
              <wp:effectExtent b="0" l="0" r="0" t="0"/>
              <wp:wrapNone/>
              <wp:docPr id="18"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52730" cy="207010"/>
                      </a:xfrm>
                      <a:prstGeom prst="rect"/>
                      <a:ln/>
                    </pic:spPr>
                  </pic:pic>
                </a:graphicData>
              </a:graphic>
            </wp:anchor>
          </w:drawing>
        </mc:Fallback>
      </mc:AlternateConten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1734502</wp:posOffset>
              </wp:positionH>
              <wp:positionV relativeFrom="page">
                <wp:posOffset>647383</wp:posOffset>
              </wp:positionV>
              <wp:extent cx="252730" cy="207010"/>
              <wp:effectExtent b="0" l="0" r="0" t="0"/>
              <wp:wrapNone/>
              <wp:docPr id="20" name=""/>
              <a:graphic>
                <a:graphicData uri="http://schemas.microsoft.com/office/word/2010/wordprocessingShape">
                  <wps:wsp>
                    <wps:cNvSpPr/>
                    <wps:cNvPr id="8" name="Shape 8"/>
                    <wps:spPr>
                      <a:xfrm>
                        <a:off x="5224398" y="3681258"/>
                        <a:ext cx="243204" cy="197485"/>
                      </a:xfrm>
                      <a:prstGeom prst="rect">
                        <a:avLst/>
                      </a:prstGeom>
                      <a:noFill/>
                      <a:ln>
                        <a:noFill/>
                      </a:ln>
                    </wps:spPr>
                    <wps:txbx>
                      <w:txbxContent>
                        <w:p w:rsidR="00000000" w:rsidDel="00000000" w:rsidP="00000000" w:rsidRDefault="00000000" w:rsidRPr="00000000">
                          <w:pPr>
                            <w:spacing w:after="0" w:before="20.999999046325684" w:line="240"/>
                            <w:ind w:left="6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28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1734502</wp:posOffset>
              </wp:positionH>
              <wp:positionV relativeFrom="page">
                <wp:posOffset>647383</wp:posOffset>
              </wp:positionV>
              <wp:extent cx="252730" cy="207010"/>
              <wp:effectExtent b="0" l="0" r="0" t="0"/>
              <wp:wrapNone/>
              <wp:docPr id="20"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52730" cy="207010"/>
                      </a:xfrm>
                      <a:prstGeom prst="rect"/>
                      <a:ln/>
                    </pic:spPr>
                  </pic:pic>
                </a:graphicData>
              </a:graphic>
            </wp:anchor>
          </w:drawing>
        </mc:Fallback>
      </mc:AlternateConten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5797868</wp:posOffset>
              </wp:positionH>
              <wp:positionV relativeFrom="page">
                <wp:posOffset>647383</wp:posOffset>
              </wp:positionV>
              <wp:extent cx="252730" cy="207010"/>
              <wp:effectExtent b="0" l="0" r="0" t="0"/>
              <wp:wrapNone/>
              <wp:docPr id="19" name=""/>
              <a:graphic>
                <a:graphicData uri="http://schemas.microsoft.com/office/word/2010/wordprocessingShape">
                  <wps:wsp>
                    <wps:cNvSpPr/>
                    <wps:cNvPr id="7" name="Shape 7"/>
                    <wps:spPr>
                      <a:xfrm>
                        <a:off x="5224398" y="3681258"/>
                        <a:ext cx="243204" cy="197485"/>
                      </a:xfrm>
                      <a:prstGeom prst="rect">
                        <a:avLst/>
                      </a:prstGeom>
                      <a:noFill/>
                      <a:ln>
                        <a:noFill/>
                      </a:ln>
                    </wps:spPr>
                    <wps:txbx>
                      <w:txbxContent>
                        <w:p w:rsidR="00000000" w:rsidDel="00000000" w:rsidP="00000000" w:rsidRDefault="00000000" w:rsidRPr="00000000">
                          <w:pPr>
                            <w:spacing w:after="0" w:before="20.999999046325684" w:line="240"/>
                            <w:ind w:left="6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35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5797868</wp:posOffset>
              </wp:positionH>
              <wp:positionV relativeFrom="page">
                <wp:posOffset>647383</wp:posOffset>
              </wp:positionV>
              <wp:extent cx="252730" cy="207010"/>
              <wp:effectExtent b="0" l="0" r="0" t="0"/>
              <wp:wrapNone/>
              <wp:docPr id="19"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52730" cy="207010"/>
                      </a:xfrm>
                      <a:prstGeom prst="rect"/>
                      <a:ln/>
                    </pic:spPr>
                  </pic:pic>
                </a:graphicData>
              </a:graphic>
            </wp:anchor>
          </w:drawing>
        </mc:Fallback>
      </mc:AlternateConten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1734502</wp:posOffset>
              </wp:positionH>
              <wp:positionV relativeFrom="page">
                <wp:posOffset>647383</wp:posOffset>
              </wp:positionV>
              <wp:extent cx="252730" cy="207010"/>
              <wp:effectExtent b="0" l="0" r="0" t="0"/>
              <wp:wrapNone/>
              <wp:docPr id="16" name=""/>
              <a:graphic>
                <a:graphicData uri="http://schemas.microsoft.com/office/word/2010/wordprocessingShape">
                  <wps:wsp>
                    <wps:cNvSpPr/>
                    <wps:cNvPr id="4" name="Shape 4"/>
                    <wps:spPr>
                      <a:xfrm>
                        <a:off x="5224398" y="3681258"/>
                        <a:ext cx="243204" cy="197485"/>
                      </a:xfrm>
                      <a:prstGeom prst="rect">
                        <a:avLst/>
                      </a:prstGeom>
                      <a:noFill/>
                      <a:ln>
                        <a:noFill/>
                      </a:ln>
                    </wps:spPr>
                    <wps:txbx>
                      <w:txbxContent>
                        <w:p w:rsidR="00000000" w:rsidDel="00000000" w:rsidP="00000000" w:rsidRDefault="00000000" w:rsidRPr="00000000">
                          <w:pPr>
                            <w:spacing w:after="0" w:before="20.999999046325684" w:line="240"/>
                            <w:ind w:left="6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36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1734502</wp:posOffset>
              </wp:positionH>
              <wp:positionV relativeFrom="page">
                <wp:posOffset>647383</wp:posOffset>
              </wp:positionV>
              <wp:extent cx="252730" cy="207010"/>
              <wp:effectExtent b="0" l="0" r="0" t="0"/>
              <wp:wrapNone/>
              <wp:docPr id="16"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52730" cy="207010"/>
                      </a:xfrm>
                      <a:prstGeom prst="rect"/>
                      <a:ln/>
                    </pic:spPr>
                  </pic:pic>
                </a:graphicData>
              </a:graphic>
            </wp:anchor>
          </w:drawing>
        </mc:Fallback>
      </mc:AlternateContent>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5797868</wp:posOffset>
              </wp:positionH>
              <wp:positionV relativeFrom="page">
                <wp:posOffset>647383</wp:posOffset>
              </wp:positionV>
              <wp:extent cx="252730" cy="207010"/>
              <wp:effectExtent b="0" l="0" r="0" t="0"/>
              <wp:wrapNone/>
              <wp:docPr id="24" name=""/>
              <a:graphic>
                <a:graphicData uri="http://schemas.microsoft.com/office/word/2010/wordprocessingShape">
                  <wps:wsp>
                    <wps:cNvSpPr/>
                    <wps:cNvPr id="12" name="Shape 12"/>
                    <wps:spPr>
                      <a:xfrm>
                        <a:off x="5224398" y="3681258"/>
                        <a:ext cx="243204" cy="197485"/>
                      </a:xfrm>
                      <a:prstGeom prst="rect">
                        <a:avLst/>
                      </a:prstGeom>
                      <a:noFill/>
                      <a:ln>
                        <a:noFill/>
                      </a:ln>
                    </wps:spPr>
                    <wps:txbx>
                      <w:txbxContent>
                        <w:p w:rsidR="00000000" w:rsidDel="00000000" w:rsidP="00000000" w:rsidRDefault="00000000" w:rsidRPr="00000000">
                          <w:pPr>
                            <w:spacing w:after="0" w:before="20.999999046325684" w:line="240"/>
                            <w:ind w:left="6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41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5797868</wp:posOffset>
              </wp:positionH>
              <wp:positionV relativeFrom="page">
                <wp:posOffset>647383</wp:posOffset>
              </wp:positionV>
              <wp:extent cx="252730" cy="207010"/>
              <wp:effectExtent b="0" l="0" r="0" t="0"/>
              <wp:wrapNone/>
              <wp:docPr id="24"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252730" cy="207010"/>
                      </a:xfrm>
                      <a:prstGeom prst="rect"/>
                      <a:ln/>
                    </pic:spPr>
                  </pic:pic>
                </a:graphicData>
              </a:graphic>
            </wp:anchor>
          </w:drawing>
        </mc:Fallback>
      </mc:AlternateContent>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1730693</wp:posOffset>
              </wp:positionH>
              <wp:positionV relativeFrom="page">
                <wp:posOffset>647383</wp:posOffset>
              </wp:positionV>
              <wp:extent cx="252730" cy="207010"/>
              <wp:effectExtent b="0" l="0" r="0" t="0"/>
              <wp:wrapNone/>
              <wp:docPr id="23" name=""/>
              <a:graphic>
                <a:graphicData uri="http://schemas.microsoft.com/office/word/2010/wordprocessingShape">
                  <wps:wsp>
                    <wps:cNvSpPr/>
                    <wps:cNvPr id="11" name="Shape 11"/>
                    <wps:spPr>
                      <a:xfrm>
                        <a:off x="5224398" y="3681258"/>
                        <a:ext cx="243204" cy="197485"/>
                      </a:xfrm>
                      <a:prstGeom prst="rect">
                        <a:avLst/>
                      </a:prstGeom>
                      <a:noFill/>
                      <a:ln>
                        <a:noFill/>
                      </a:ln>
                    </wps:spPr>
                    <wps:txbx>
                      <w:txbxContent>
                        <w:p w:rsidR="00000000" w:rsidDel="00000000" w:rsidP="00000000" w:rsidRDefault="00000000" w:rsidRPr="00000000">
                          <w:pPr>
                            <w:spacing w:after="0" w:before="20.999999046325684" w:line="240"/>
                            <w:ind w:left="6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42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1730693</wp:posOffset>
              </wp:positionH>
              <wp:positionV relativeFrom="page">
                <wp:posOffset>647383</wp:posOffset>
              </wp:positionV>
              <wp:extent cx="252730" cy="207010"/>
              <wp:effectExtent b="0" l="0" r="0" t="0"/>
              <wp:wrapNone/>
              <wp:docPr id="23"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252730" cy="20701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514" w:hanging="328"/>
      </w:pPr>
      <w:rPr>
        <w:rFonts w:ascii="Arial" w:cs="Arial" w:eastAsia="Arial" w:hAnsi="Arial"/>
        <w:b w:val="1"/>
        <w:bCs w:val="1"/>
        <w:i w:val="0"/>
        <w:iCs w:val="0"/>
        <w:sz w:val="22"/>
        <w:szCs w:val="22"/>
      </w:rPr>
    </w:lvl>
    <w:lvl w:ilvl="1">
      <w:start w:val="1"/>
      <w:numFmt w:val="decimal"/>
      <w:lvlText w:val="%1.%2"/>
      <w:lvlJc w:val="left"/>
      <w:pPr>
        <w:ind w:left="2016" w:hanging="502.0000000000002"/>
      </w:pPr>
      <w:rPr>
        <w:rFonts w:ascii="Arial" w:cs="Arial" w:eastAsia="Arial" w:hAnsi="Arial"/>
        <w:b w:val="0"/>
        <w:bCs w:val="0"/>
        <w:i w:val="0"/>
        <w:iCs w:val="0"/>
        <w:sz w:val="22"/>
        <w:szCs w:val="22"/>
      </w:rPr>
    </w:lvl>
    <w:lvl w:ilvl="2">
      <w:start w:val="1"/>
      <w:numFmt w:val="decimal"/>
      <w:lvlText w:val="%1.%2.%3"/>
      <w:lvlJc w:val="left"/>
      <w:pPr>
        <w:ind w:left="2714" w:hanging="699.0000000000002"/>
      </w:pPr>
      <w:rPr>
        <w:rFonts w:ascii="Arial" w:cs="Arial" w:eastAsia="Arial" w:hAnsi="Arial"/>
        <w:b w:val="0"/>
        <w:bCs w:val="0"/>
        <w:i w:val="0"/>
        <w:iCs w:val="0"/>
        <w:sz w:val="22"/>
        <w:szCs w:val="22"/>
      </w:rPr>
    </w:lvl>
    <w:lvl w:ilvl="3">
      <w:start w:val="0"/>
      <w:numFmt w:val="bullet"/>
      <w:lvlText w:val="•"/>
      <w:lvlJc w:val="left"/>
      <w:pPr>
        <w:ind w:left="2020" w:hanging="699"/>
      </w:pPr>
      <w:rPr/>
    </w:lvl>
    <w:lvl w:ilvl="4">
      <w:start w:val="0"/>
      <w:numFmt w:val="bullet"/>
      <w:lvlText w:val="•"/>
      <w:lvlJc w:val="left"/>
      <w:pPr>
        <w:ind w:left="2700" w:hanging="699"/>
      </w:pPr>
      <w:rPr/>
    </w:lvl>
    <w:lvl w:ilvl="5">
      <w:start w:val="0"/>
      <w:numFmt w:val="bullet"/>
      <w:lvlText w:val="•"/>
      <w:lvlJc w:val="left"/>
      <w:pPr>
        <w:ind w:left="2720" w:hanging="699"/>
      </w:pPr>
      <w:rPr/>
    </w:lvl>
    <w:lvl w:ilvl="6">
      <w:start w:val="0"/>
      <w:numFmt w:val="bullet"/>
      <w:lvlText w:val="•"/>
      <w:lvlJc w:val="left"/>
      <w:pPr>
        <w:ind w:left="4192" w:hanging="699.0000000000005"/>
      </w:pPr>
      <w:rPr/>
    </w:lvl>
    <w:lvl w:ilvl="7">
      <w:start w:val="0"/>
      <w:numFmt w:val="bullet"/>
      <w:lvlText w:val="•"/>
      <w:lvlJc w:val="left"/>
      <w:pPr>
        <w:ind w:left="5664" w:hanging="699"/>
      </w:pPr>
      <w:rPr/>
    </w:lvl>
    <w:lvl w:ilvl="8">
      <w:start w:val="0"/>
      <w:numFmt w:val="bullet"/>
      <w:lvlText w:val="•"/>
      <w:lvlJc w:val="left"/>
      <w:pPr>
        <w:ind w:left="7136" w:hanging="699"/>
      </w:pPr>
      <w:rPr/>
    </w:lvl>
  </w:abstractNum>
  <w:abstractNum w:abstractNumId="2">
    <w:lvl w:ilvl="0">
      <w:start w:val="1"/>
      <w:numFmt w:val="decimal"/>
      <w:lvlText w:val="%1"/>
      <w:lvlJc w:val="left"/>
      <w:pPr>
        <w:ind w:left="625" w:hanging="572"/>
      </w:pPr>
      <w:rPr/>
    </w:lvl>
    <w:lvl w:ilvl="1">
      <w:start w:val="1"/>
      <w:numFmt w:val="decimal"/>
      <w:lvlText w:val="%1.%2"/>
      <w:lvlJc w:val="left"/>
      <w:pPr>
        <w:ind w:left="625" w:hanging="572"/>
      </w:pPr>
      <w:rPr>
        <w:rFonts w:ascii="Arial" w:cs="Arial" w:eastAsia="Arial" w:hAnsi="Arial"/>
        <w:b w:val="1"/>
        <w:bCs w:val="1"/>
        <w:i w:val="0"/>
        <w:iCs w:val="0"/>
        <w:sz w:val="24"/>
        <w:szCs w:val="24"/>
      </w:rPr>
    </w:lvl>
    <w:lvl w:ilvl="2">
      <w:start w:val="1"/>
      <w:numFmt w:val="decimal"/>
      <w:lvlText w:val="%1.%2.%3"/>
      <w:lvlJc w:val="left"/>
      <w:pPr>
        <w:ind w:left="1891" w:hanging="704"/>
      </w:pPr>
      <w:rPr>
        <w:rFonts w:ascii="Arial" w:cs="Arial" w:eastAsia="Arial" w:hAnsi="Arial"/>
        <w:b w:val="1"/>
        <w:bCs w:val="1"/>
        <w:i w:val="0"/>
        <w:iCs w:val="0"/>
        <w:sz w:val="22"/>
        <w:szCs w:val="22"/>
      </w:rPr>
    </w:lvl>
    <w:lvl w:ilvl="3">
      <w:start w:val="1"/>
      <w:numFmt w:val="decimal"/>
      <w:lvlText w:val="%4."/>
      <w:lvlJc w:val="left"/>
      <w:pPr>
        <w:ind w:left="1733" w:hanging="291.9999999999998"/>
      </w:pPr>
      <w:rPr>
        <w:rFonts w:ascii="Arial" w:cs="Arial" w:eastAsia="Arial" w:hAnsi="Arial"/>
        <w:b w:val="0"/>
        <w:bCs w:val="0"/>
        <w:i w:val="0"/>
        <w:iCs w:val="0"/>
        <w:sz w:val="22"/>
        <w:szCs w:val="22"/>
      </w:rPr>
    </w:lvl>
    <w:lvl w:ilvl="4">
      <w:start w:val="1"/>
      <w:numFmt w:val="decimal"/>
      <w:lvlText w:val="%4.%5"/>
      <w:lvlJc w:val="left"/>
      <w:pPr>
        <w:ind w:left="625" w:hanging="572"/>
      </w:pPr>
      <w:rPr>
        <w:rFonts w:ascii="Arial" w:cs="Arial" w:eastAsia="Arial" w:hAnsi="Arial"/>
        <w:b w:val="1"/>
        <w:bCs w:val="1"/>
        <w:i w:val="0"/>
        <w:iCs w:val="0"/>
        <w:sz w:val="24"/>
        <w:szCs w:val="24"/>
      </w:rPr>
    </w:lvl>
    <w:lvl w:ilvl="5">
      <w:start w:val="1"/>
      <w:numFmt w:val="decimal"/>
      <w:lvlText w:val="%4.%5.%6"/>
      <w:lvlJc w:val="left"/>
      <w:pPr>
        <w:ind w:left="757" w:hanging="704"/>
      </w:pPr>
      <w:rPr>
        <w:rFonts w:ascii="Arial" w:cs="Arial" w:eastAsia="Arial" w:hAnsi="Arial"/>
        <w:b w:val="1"/>
        <w:bCs w:val="1"/>
        <w:i w:val="0"/>
        <w:iCs w:val="0"/>
        <w:sz w:val="22"/>
        <w:szCs w:val="22"/>
      </w:rPr>
    </w:lvl>
    <w:lvl w:ilvl="6">
      <w:start w:val="0"/>
      <w:numFmt w:val="bullet"/>
      <w:lvlText w:val="•"/>
      <w:lvlJc w:val="left"/>
      <w:pPr>
        <w:ind w:left="5405" w:hanging="704"/>
      </w:pPr>
      <w:rPr/>
    </w:lvl>
    <w:lvl w:ilvl="7">
      <w:start w:val="0"/>
      <w:numFmt w:val="bullet"/>
      <w:lvlText w:val="•"/>
      <w:lvlJc w:val="left"/>
      <w:pPr>
        <w:ind w:left="6574" w:hanging="704"/>
      </w:pPr>
      <w:rPr/>
    </w:lvl>
    <w:lvl w:ilvl="8">
      <w:start w:val="0"/>
      <w:numFmt w:val="bullet"/>
      <w:lvlText w:val="•"/>
      <w:lvlJc w:val="left"/>
      <w:pPr>
        <w:ind w:left="7742" w:hanging="703.9999999999991"/>
      </w:pPr>
      <w:rPr/>
    </w:lvl>
  </w:abstractNum>
  <w:abstractNum w:abstractNumId="3">
    <w:lvl w:ilvl="0">
      <w:start w:val="1"/>
      <w:numFmt w:val="decimal"/>
      <w:lvlText w:val="%1."/>
      <w:lvlJc w:val="left"/>
      <w:pPr>
        <w:ind w:left="599" w:hanging="292"/>
      </w:pPr>
      <w:rPr>
        <w:rFonts w:ascii="Arial" w:cs="Arial" w:eastAsia="Arial" w:hAnsi="Arial"/>
        <w:b w:val="0"/>
        <w:bCs w:val="0"/>
        <w:i w:val="0"/>
        <w:iCs w:val="0"/>
        <w:sz w:val="22"/>
        <w:szCs w:val="22"/>
      </w:rPr>
    </w:lvl>
    <w:lvl w:ilvl="1">
      <w:start w:val="0"/>
      <w:numFmt w:val="bullet"/>
      <w:lvlText w:val="•"/>
      <w:lvlJc w:val="left"/>
      <w:pPr>
        <w:ind w:left="1548" w:hanging="292"/>
      </w:pPr>
      <w:rPr/>
    </w:lvl>
    <w:lvl w:ilvl="2">
      <w:start w:val="0"/>
      <w:numFmt w:val="bullet"/>
      <w:lvlText w:val="•"/>
      <w:lvlJc w:val="left"/>
      <w:pPr>
        <w:ind w:left="2496" w:hanging="292"/>
      </w:pPr>
      <w:rPr/>
    </w:lvl>
    <w:lvl w:ilvl="3">
      <w:start w:val="0"/>
      <w:numFmt w:val="bullet"/>
      <w:lvlText w:val="•"/>
      <w:lvlJc w:val="left"/>
      <w:pPr>
        <w:ind w:left="3444" w:hanging="292"/>
      </w:pPr>
      <w:rPr/>
    </w:lvl>
    <w:lvl w:ilvl="4">
      <w:start w:val="0"/>
      <w:numFmt w:val="bullet"/>
      <w:lvlText w:val="•"/>
      <w:lvlJc w:val="left"/>
      <w:pPr>
        <w:ind w:left="4392" w:hanging="292"/>
      </w:pPr>
      <w:rPr/>
    </w:lvl>
    <w:lvl w:ilvl="5">
      <w:start w:val="0"/>
      <w:numFmt w:val="bullet"/>
      <w:lvlText w:val="•"/>
      <w:lvlJc w:val="left"/>
      <w:pPr>
        <w:ind w:left="5340" w:hanging="292"/>
      </w:pPr>
      <w:rPr/>
    </w:lvl>
    <w:lvl w:ilvl="6">
      <w:start w:val="0"/>
      <w:numFmt w:val="bullet"/>
      <w:lvlText w:val="•"/>
      <w:lvlJc w:val="left"/>
      <w:pPr>
        <w:ind w:left="6288" w:hanging="292.0000000000009"/>
      </w:pPr>
      <w:rPr/>
    </w:lvl>
    <w:lvl w:ilvl="7">
      <w:start w:val="0"/>
      <w:numFmt w:val="bullet"/>
      <w:lvlText w:val="•"/>
      <w:lvlJc w:val="left"/>
      <w:pPr>
        <w:ind w:left="7236" w:hanging="292"/>
      </w:pPr>
      <w:rPr/>
    </w:lvl>
    <w:lvl w:ilvl="8">
      <w:start w:val="0"/>
      <w:numFmt w:val="bullet"/>
      <w:lvlText w:val="•"/>
      <w:lvlJc w:val="left"/>
      <w:pPr>
        <w:ind w:left="8184" w:hanging="292.0000000000009"/>
      </w:pPr>
      <w:rPr/>
    </w:lvl>
  </w:abstractNum>
  <w:abstractNum w:abstractNumId="4">
    <w:lvl w:ilvl="0">
      <w:start w:val="3"/>
      <w:numFmt w:val="decimal"/>
      <w:lvlText w:val="%1"/>
      <w:lvlJc w:val="left"/>
      <w:pPr>
        <w:ind w:left="625" w:hanging="572"/>
      </w:pPr>
      <w:rPr/>
    </w:lvl>
    <w:lvl w:ilvl="1">
      <w:start w:val="1"/>
      <w:numFmt w:val="decimal"/>
      <w:lvlText w:val="%1.%2"/>
      <w:lvlJc w:val="left"/>
      <w:pPr>
        <w:ind w:left="625" w:hanging="572"/>
      </w:pPr>
      <w:rPr>
        <w:rFonts w:ascii="Arial" w:cs="Arial" w:eastAsia="Arial" w:hAnsi="Arial"/>
        <w:b w:val="1"/>
        <w:bCs w:val="1"/>
        <w:i w:val="0"/>
        <w:iCs w:val="0"/>
        <w:sz w:val="24"/>
        <w:szCs w:val="24"/>
      </w:rPr>
    </w:lvl>
    <w:lvl w:ilvl="2">
      <w:start w:val="1"/>
      <w:numFmt w:val="decimal"/>
      <w:lvlText w:val="%1.%2.%3"/>
      <w:lvlJc w:val="left"/>
      <w:pPr>
        <w:ind w:left="1891" w:hanging="704"/>
      </w:pPr>
      <w:rPr>
        <w:rFonts w:ascii="Arial" w:cs="Arial" w:eastAsia="Arial" w:hAnsi="Arial"/>
        <w:b w:val="1"/>
        <w:bCs w:val="1"/>
        <w:i w:val="0"/>
        <w:iCs w:val="0"/>
        <w:sz w:val="22"/>
        <w:szCs w:val="22"/>
      </w:rPr>
    </w:lvl>
    <w:lvl w:ilvl="3">
      <w:start w:val="0"/>
      <w:numFmt w:val="bullet"/>
      <w:lvlText w:val="•"/>
      <w:lvlJc w:val="left"/>
      <w:pPr>
        <w:ind w:left="3717" w:hanging="704.0000000000005"/>
      </w:pPr>
      <w:rPr/>
    </w:lvl>
    <w:lvl w:ilvl="4">
      <w:start w:val="0"/>
      <w:numFmt w:val="bullet"/>
      <w:lvlText w:val="•"/>
      <w:lvlJc w:val="left"/>
      <w:pPr>
        <w:ind w:left="4626" w:hanging="703.9999999999995"/>
      </w:pPr>
      <w:rPr/>
    </w:lvl>
    <w:lvl w:ilvl="5">
      <w:start w:val="0"/>
      <w:numFmt w:val="bullet"/>
      <w:lvlText w:val="•"/>
      <w:lvlJc w:val="left"/>
      <w:pPr>
        <w:ind w:left="5535" w:hanging="704"/>
      </w:pPr>
      <w:rPr/>
    </w:lvl>
    <w:lvl w:ilvl="6">
      <w:start w:val="0"/>
      <w:numFmt w:val="bullet"/>
      <w:lvlText w:val="•"/>
      <w:lvlJc w:val="left"/>
      <w:pPr>
        <w:ind w:left="6444" w:hanging="704"/>
      </w:pPr>
      <w:rPr/>
    </w:lvl>
    <w:lvl w:ilvl="7">
      <w:start w:val="0"/>
      <w:numFmt w:val="bullet"/>
      <w:lvlText w:val="•"/>
      <w:lvlJc w:val="left"/>
      <w:pPr>
        <w:ind w:left="7353" w:hanging="704"/>
      </w:pPr>
      <w:rPr/>
    </w:lvl>
    <w:lvl w:ilvl="8">
      <w:start w:val="0"/>
      <w:numFmt w:val="bullet"/>
      <w:lvlText w:val="•"/>
      <w:lvlJc w:val="left"/>
      <w:pPr>
        <w:ind w:left="8262" w:hanging="703.9999999999991"/>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Arial" w:cs="Arial" w:eastAsia="Arial" w:hAnsi="Arial"/>
      <w:b w:val="1"/>
      <w:bCs w:val="1"/>
      <w:sz w:val="28"/>
      <w:szCs w:val="28"/>
    </w:rPr>
  </w:style>
  <w:style w:type="paragraph" w:styleId="Heading2">
    <w:name w:val="heading 2"/>
    <w:basedOn w:val="Normal"/>
    <w:next w:val="Normal"/>
    <w:pPr>
      <w:ind w:left="1759" w:hanging="572"/>
    </w:pPr>
    <w:rPr>
      <w:rFonts w:ascii="Arial" w:cs="Arial" w:eastAsia="Arial" w:hAnsi="Arial"/>
      <w:b w:val="1"/>
      <w:bCs w:val="1"/>
      <w:sz w:val="24"/>
      <w:szCs w:val="24"/>
    </w:rPr>
  </w:style>
  <w:style w:type="paragraph" w:styleId="Heading3">
    <w:name w:val="heading 3"/>
    <w:basedOn w:val="Normal"/>
    <w:next w:val="Normal"/>
    <w:pPr>
      <w:ind w:left="757" w:hanging="704"/>
    </w:pPr>
    <w:rPr>
      <w:rFonts w:ascii="Arial" w:cs="Arial" w:eastAsia="Arial" w:hAnsi="Arial"/>
      <w:b w:val="1"/>
      <w:b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04" w:right="203"/>
      <w:jc w:val="center"/>
    </w:pPr>
    <w:rPr>
      <w:rFonts w:ascii="Arial" w:cs="Arial" w:eastAsia="Arial" w:hAnsi="Arial"/>
      <w:b w:val="1"/>
      <w:bCs w:val="1"/>
      <w:sz w:val="34"/>
      <w:szCs w:val="34"/>
    </w:rPr>
  </w:style>
  <w:style w:type="character" w:styleId="5" w:default="1">
    <w:name w:val="Default Paragraph Font"/>
    <w:uiPriority w:val="1"/>
    <w:semiHidden w:val="1"/>
    <w:unhideWhenUsed w:val="1"/>
    <w:qFormat w:val="1"/>
  </w:style>
  <w:style w:type="table" w:styleId="6" w:default="1">
    <w:name w:val="Normal Table"/>
    <w:uiPriority w:val="0"/>
    <w:semiHidden w:val="1"/>
    <w:qFormat w:val="1"/>
    <w:tblPr>
      <w:tblCellMar>
        <w:top w:w="0.0" w:type="dxa"/>
        <w:left w:w="108.0" w:type="dxa"/>
        <w:bottom w:w="0.0" w:type="dxa"/>
        <w:right w:w="108.0" w:type="dxa"/>
      </w:tblCellMar>
    </w:tblPr>
  </w:style>
  <w:style w:type="paragraph" w:styleId="7">
    <w:name w:val="Body Text"/>
    <w:basedOn w:val="1"/>
    <w:uiPriority w:val="1"/>
    <w:qFormat w:val="1"/>
    <w:rPr>
      <w:rFonts w:ascii="Arial" w:cs="Arial" w:eastAsia="Arial" w:hAnsi="Arial"/>
      <w:sz w:val="22"/>
      <w:szCs w:val="22"/>
      <w:lang w:bidi="ar-SA" w:eastAsia="en-US" w:val="es-ES"/>
    </w:rPr>
  </w:style>
  <w:style w:type="paragraph" w:styleId="9">
    <w:name w:val="toc 1"/>
    <w:basedOn w:val="1"/>
    <w:next w:val="1"/>
    <w:uiPriority w:val="1"/>
    <w:qFormat w:val="1"/>
    <w:pPr>
      <w:spacing w:before="428"/>
      <w:ind w:left="53" w:hanging="327"/>
    </w:pPr>
    <w:rPr>
      <w:rFonts w:ascii="Arial" w:cs="Arial" w:eastAsia="Arial" w:hAnsi="Arial"/>
      <w:b w:val="1"/>
      <w:bCs w:val="1"/>
      <w:sz w:val="22"/>
      <w:szCs w:val="22"/>
      <w:lang w:bidi="ar-SA" w:eastAsia="en-US" w:val="es-ES"/>
    </w:rPr>
  </w:style>
  <w:style w:type="paragraph" w:styleId="10">
    <w:name w:val="toc 2"/>
    <w:basedOn w:val="1"/>
    <w:next w:val="1"/>
    <w:uiPriority w:val="1"/>
    <w:qFormat w:val="1"/>
    <w:pPr>
      <w:spacing w:before="210"/>
      <w:ind w:left="881" w:hanging="500"/>
    </w:pPr>
    <w:rPr>
      <w:rFonts w:ascii="Arial" w:cs="Arial" w:eastAsia="Arial" w:hAnsi="Arial"/>
      <w:sz w:val="22"/>
      <w:szCs w:val="22"/>
      <w:lang w:bidi="ar-SA" w:eastAsia="en-US" w:val="es-ES"/>
    </w:rPr>
  </w:style>
  <w:style w:type="paragraph" w:styleId="11">
    <w:name w:val="toc 3"/>
    <w:basedOn w:val="1"/>
    <w:next w:val="1"/>
    <w:uiPriority w:val="1"/>
    <w:qFormat w:val="1"/>
    <w:pPr>
      <w:spacing w:before="210"/>
      <w:ind w:left="1581" w:hanging="699"/>
    </w:pPr>
    <w:rPr>
      <w:rFonts w:ascii="Arial" w:cs="Arial" w:eastAsia="Arial" w:hAnsi="Arial"/>
      <w:sz w:val="22"/>
      <w:szCs w:val="22"/>
      <w:lang w:bidi="ar-SA" w:eastAsia="en-US" w:val="es-ES"/>
    </w:rPr>
  </w:style>
  <w:style w:type="paragraph" w:styleId="12">
    <w:name w:val="toc 4"/>
    <w:basedOn w:val="1"/>
    <w:next w:val="1"/>
    <w:uiPriority w:val="1"/>
    <w:qFormat w:val="1"/>
    <w:pPr>
      <w:spacing w:before="478"/>
      <w:ind w:left="1187" w:hanging="327"/>
    </w:pPr>
    <w:rPr>
      <w:rFonts w:ascii="Arial" w:cs="Arial" w:eastAsia="Arial" w:hAnsi="Arial"/>
      <w:b w:val="1"/>
      <w:bCs w:val="1"/>
      <w:sz w:val="22"/>
      <w:szCs w:val="22"/>
      <w:lang w:bidi="ar-SA" w:eastAsia="en-US" w:val="es-ES"/>
    </w:rPr>
  </w:style>
  <w:style w:type="paragraph" w:styleId="13">
    <w:name w:val="toc 5"/>
    <w:basedOn w:val="1"/>
    <w:next w:val="1"/>
    <w:uiPriority w:val="1"/>
    <w:qFormat w:val="1"/>
    <w:pPr>
      <w:spacing w:before="220"/>
      <w:ind w:left="2015" w:hanging="501"/>
    </w:pPr>
    <w:rPr>
      <w:rFonts w:ascii="Arial" w:cs="Arial" w:eastAsia="Arial" w:hAnsi="Arial"/>
      <w:sz w:val="22"/>
      <w:szCs w:val="22"/>
      <w:lang w:bidi="ar-SA" w:eastAsia="en-US" w:val="es-ES"/>
    </w:rPr>
  </w:style>
  <w:style w:type="paragraph" w:styleId="14">
    <w:name w:val="toc 6"/>
    <w:basedOn w:val="1"/>
    <w:next w:val="1"/>
    <w:uiPriority w:val="1"/>
    <w:qFormat w:val="1"/>
    <w:pPr>
      <w:spacing w:before="220"/>
      <w:ind w:left="2714" w:hanging="698"/>
    </w:pPr>
    <w:rPr>
      <w:rFonts w:ascii="Arial" w:cs="Arial" w:eastAsia="Arial" w:hAnsi="Arial"/>
      <w:sz w:val="22"/>
      <w:szCs w:val="22"/>
      <w:lang w:bidi="ar-SA" w:eastAsia="en-US" w:val="es-ES"/>
    </w:rPr>
  </w:style>
  <w:style w:type="paragraph" w:styleId="15">
    <w:name w:val="toc 7"/>
    <w:basedOn w:val="1"/>
    <w:next w:val="1"/>
    <w:uiPriority w:val="1"/>
    <w:qFormat w:val="1"/>
    <w:pPr>
      <w:spacing w:after="20" w:before="341"/>
      <w:ind w:left="4750"/>
    </w:pPr>
    <w:rPr>
      <w:rFonts w:ascii="Arial" w:cs="Arial" w:eastAsia="Arial" w:hAnsi="Arial"/>
      <w:sz w:val="17"/>
      <w:szCs w:val="17"/>
      <w:lang w:bidi="ar-SA" w:eastAsia="en-US" w:val="es-ES"/>
    </w:rPr>
  </w:style>
  <w:style w:type="table" w:styleId="16" w:customStyle="1">
    <w:name w:val="Table Normal1"/>
    <w:uiPriority w:val="2"/>
    <w:semiHidden w:val="1"/>
    <w:unhideWhenUsed w:val="1"/>
    <w:qFormat w:val="1"/>
    <w:tblPr>
      <w:tblCellMar>
        <w:top w:w="0.0" w:type="dxa"/>
        <w:left w:w="0.0" w:type="dxa"/>
        <w:bottom w:w="0.0" w:type="dxa"/>
        <w:right w:w="0.0" w:type="dxa"/>
      </w:tblCellMar>
    </w:tblPr>
  </w:style>
  <w:style w:type="paragraph" w:styleId="17">
    <w:name w:val="List Paragraph"/>
    <w:basedOn w:val="1"/>
    <w:uiPriority w:val="1"/>
    <w:qFormat w:val="1"/>
    <w:pPr>
      <w:ind w:left="757" w:hanging="704"/>
    </w:pPr>
    <w:rPr>
      <w:rFonts w:ascii="Arial" w:cs="Arial" w:eastAsia="Arial" w:hAnsi="Arial"/>
      <w:lang w:bidi="ar-SA" w:eastAsia="en-US" w:val="es-ES"/>
    </w:rPr>
  </w:style>
  <w:style w:type="paragraph" w:styleId="18" w:customStyle="1">
    <w:name w:val="Table Paragraph"/>
    <w:basedOn w:val="1"/>
    <w:uiPriority w:val="1"/>
    <w:qFormat w:val="1"/>
    <w:rPr>
      <w:lang w:bidi="ar-SA" w:eastAsia="en-U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48550/arXiv.2308.10454" TargetMode="External"/><Relationship Id="rId42" Type="http://schemas.openxmlformats.org/officeDocument/2006/relationships/hyperlink" Target="https://doi.org/10.15517/aie.v7i2.9274" TargetMode="External"/><Relationship Id="rId41" Type="http://schemas.openxmlformats.org/officeDocument/2006/relationships/hyperlink" Target="https://doi.org/10.31876/ie.v8i3.273" TargetMode="External"/><Relationship Id="rId44" Type="http://schemas.openxmlformats.org/officeDocument/2006/relationships/hyperlink" Target="https://repositorio.ecci.edu.co/handle/001/3447" TargetMode="External"/><Relationship Id="rId43" Type="http://schemas.openxmlformats.org/officeDocument/2006/relationships/hyperlink" Target="https://doi.org/10.15517/aie.v7i2.9274" TargetMode="External"/><Relationship Id="rId46" Type="http://schemas.openxmlformats.org/officeDocument/2006/relationships/header" Target="header15.xml"/><Relationship Id="rId45" Type="http://schemas.openxmlformats.org/officeDocument/2006/relationships/header" Target="header14.xml"/><Relationship Id="rId107" Type="http://schemas.openxmlformats.org/officeDocument/2006/relationships/hyperlink" Target="https://doi.org/10.5944/ried.28.1.41538" TargetMode="External"/><Relationship Id="rId106" Type="http://schemas.openxmlformats.org/officeDocument/2006/relationships/hyperlink" Target="https://doi.org/10.12802/relime.13.1914" TargetMode="External"/><Relationship Id="rId105" Type="http://schemas.openxmlformats.org/officeDocument/2006/relationships/hyperlink" Target="https://uvadoc.uva.es/bitstream/handle/10324/35996/TFM-G967.pdf?sequence=1" TargetMode="External"/><Relationship Id="rId104" Type="http://schemas.openxmlformats.org/officeDocument/2006/relationships/hyperlink" Target="https://uvadoc.uva.es/bitstream/handle/10324/35996/TFM-G967.pdf?sequence=1" TargetMode="External"/><Relationship Id="rId109" Type="http://schemas.openxmlformats.org/officeDocument/2006/relationships/hyperlink" Target="https://doi.org/10.56219/rgp.vi45.1900" TargetMode="External"/><Relationship Id="rId108" Type="http://schemas.openxmlformats.org/officeDocument/2006/relationships/hyperlink" Target="https://doi.org/10.5944/ried.28.1.41538" TargetMode="External"/><Relationship Id="rId48" Type="http://schemas.openxmlformats.org/officeDocument/2006/relationships/hyperlink" Target="https://doi.org/10.48082/espacios-a24v45n02p04" TargetMode="External"/><Relationship Id="rId47" Type="http://schemas.openxmlformats.org/officeDocument/2006/relationships/hyperlink" Target="https://doi.org/10.61799/2216-0388.1514" TargetMode="External"/><Relationship Id="rId49" Type="http://schemas.openxmlformats.org/officeDocument/2006/relationships/hyperlink" Target="https://doi.org/10.48082/espacios-a24v45n02p04" TargetMode="External"/><Relationship Id="rId103" Type="http://schemas.openxmlformats.org/officeDocument/2006/relationships/hyperlink" Target="https://doi.org/10.17533/udea.unipluri.358071" TargetMode="External"/><Relationship Id="rId102" Type="http://schemas.openxmlformats.org/officeDocument/2006/relationships/hyperlink" Target="https://doi.org/10.22342/jme.v14i2.pp189-204" TargetMode="External"/><Relationship Id="rId101" Type="http://schemas.openxmlformats.org/officeDocument/2006/relationships/hyperlink" Target="https://doi.org/10.22342/jme.v14i2.pp189-204" TargetMode="External"/><Relationship Id="rId100" Type="http://schemas.openxmlformats.org/officeDocument/2006/relationships/hyperlink" Target="https://doi.org/10.15332/25005421.7904" TargetMode="External"/><Relationship Id="rId31" Type="http://schemas.openxmlformats.org/officeDocument/2006/relationships/hyperlink" Target="https://repository.unad.edu.co/bitstream/handle/10596/64096/fggarciac.pdf?sequence=3&amp;isAllowed=y" TargetMode="External"/><Relationship Id="rId30" Type="http://schemas.openxmlformats.org/officeDocument/2006/relationships/header" Target="header13.xml"/><Relationship Id="rId33" Type="http://schemas.openxmlformats.org/officeDocument/2006/relationships/hyperlink" Target="https://repository.unad.edu.co/bitstream/handle/10596/64096/fggarciac.pdf?sequence=3&amp;isAllowed=y" TargetMode="External"/><Relationship Id="rId32" Type="http://schemas.openxmlformats.org/officeDocument/2006/relationships/hyperlink" Target="https://repository.unad.edu.co/bitstream/handle/10596/64096/fggarciac.pdf?sequence=3&amp;isAllowed=y" TargetMode="External"/><Relationship Id="rId35" Type="http://schemas.openxmlformats.org/officeDocument/2006/relationships/hyperlink" Target="https://conferencia.ciaem-redumate.org/index.php/xvciaem/xv/paper/viewFile/1061/568" TargetMode="External"/><Relationship Id="rId34" Type="http://schemas.openxmlformats.org/officeDocument/2006/relationships/hyperlink" Target="https://doi.org/10.59282/reincisol.V4(8)3553-3579" TargetMode="External"/><Relationship Id="rId37" Type="http://schemas.openxmlformats.org/officeDocument/2006/relationships/hyperlink" Target="https://doi.org/10.1080/0020739X.2025.2457365" TargetMode="External"/><Relationship Id="rId36" Type="http://schemas.openxmlformats.org/officeDocument/2006/relationships/hyperlink" Target="https://conferencia.ciaem-redumate.org/index.php/xvciaem/xv/paper/viewFile/1061/568" TargetMode="External"/><Relationship Id="rId39" Type="http://schemas.openxmlformats.org/officeDocument/2006/relationships/hyperlink" Target="https://arxiv.org/abs/2308.10454" TargetMode="External"/><Relationship Id="rId38" Type="http://schemas.openxmlformats.org/officeDocument/2006/relationships/hyperlink" Target="https://arxiv.org/abs/2308.10454" TargetMode="External"/><Relationship Id="rId20" Type="http://schemas.openxmlformats.org/officeDocument/2006/relationships/header" Target="header10.xml"/><Relationship Id="rId22" Type="http://schemas.openxmlformats.org/officeDocument/2006/relationships/header" Target="header12.xml"/><Relationship Id="rId21" Type="http://schemas.openxmlformats.org/officeDocument/2006/relationships/header" Target="header11.xml"/><Relationship Id="rId24" Type="http://schemas.openxmlformats.org/officeDocument/2006/relationships/hyperlink" Target="https://repositorio.udes.edu.co/server/api/core/bitstreams/01bac734-c999-4785-a65c-95458e0c7334/content" TargetMode="External"/><Relationship Id="rId23" Type="http://schemas.openxmlformats.org/officeDocument/2006/relationships/hyperlink" Target="https://repositorio.udes.edu.co/server/api/core/bitstreams/01bac734-c999-4785-a65c-95458e0c7334/content" TargetMode="External"/><Relationship Id="rId126" Type="http://schemas.openxmlformats.org/officeDocument/2006/relationships/hyperlink" Target="https://funes.uniandes.edu.co/funes-documentos/tipificacion-de-errores-y-dificultades-en-el-desarrollo-de-las-funciones-trigonometricas-de-estudiantes-de-grado-decimo/" TargetMode="External"/><Relationship Id="rId26" Type="http://schemas.openxmlformats.org/officeDocument/2006/relationships/hyperlink" Target="https://www.redalyc.org/articulo.oa?id=673171025006" TargetMode="External"/><Relationship Id="rId121" Type="http://schemas.openxmlformats.org/officeDocument/2006/relationships/hyperlink" Target="https://doi.org/10.3390/su17031133" TargetMode="External"/><Relationship Id="rId25" Type="http://schemas.openxmlformats.org/officeDocument/2006/relationships/hyperlink" Target="https://repositorio.unal.edu.co/handle/unal/86022" TargetMode="External"/><Relationship Id="rId120" Type="http://schemas.openxmlformats.org/officeDocument/2006/relationships/hyperlink" Target="https://doi.org/10.5951/MT.102.2.0144" TargetMode="External"/><Relationship Id="rId28" Type="http://schemas.openxmlformats.org/officeDocument/2006/relationships/hyperlink" Target="https://repository.unab.edu.co/bitstream/handle/20.500.12749/17603/2022_Tesis_Yasmin_Elena_Pe%c3%b1a_Benitez.pdf?sequence=1&amp;isAllowed=y" TargetMode="External"/><Relationship Id="rId27" Type="http://schemas.openxmlformats.org/officeDocument/2006/relationships/hyperlink" Target="https://repository.unab.edu.co/bitstream/handle/20.500.12749/17603/2022_Tesis_Yasmin_Elena_Pe%c3%b1a_Benitez.pdf?sequence=1&amp;isAllowed=y" TargetMode="External"/><Relationship Id="rId125" Type="http://schemas.openxmlformats.org/officeDocument/2006/relationships/hyperlink" Target="https://funes.uniandes.edu.co/funes-documentos/tipificacion-de-errores-y-dificultades-en-el-desarrollo-de-las-funciones-trigonometricas-de-estudiantes-de-grado-decimo/" TargetMode="External"/><Relationship Id="rId29" Type="http://schemas.openxmlformats.org/officeDocument/2006/relationships/hyperlink" Target="https://doi.org/10.56219/dialctica.v2i25.4030" TargetMode="External"/><Relationship Id="rId124" Type="http://schemas.openxmlformats.org/officeDocument/2006/relationships/hyperlink" Target="https://funes.uniandes.edu.co/funes-documentos/tipificacion-de-errores-y-dificultades-en-el-desarrollo-de-las-funciones-trigonometricas-de-estudiantes-de-grado-decimo/" TargetMode="External"/><Relationship Id="rId123" Type="http://schemas.openxmlformats.org/officeDocument/2006/relationships/hyperlink" Target="https://journalingeniar.org/index.php/ingeniar/article/view/314" TargetMode="External"/><Relationship Id="rId122" Type="http://schemas.openxmlformats.org/officeDocument/2006/relationships/hyperlink" Target="https://doi.org/10.1007/s10639-025-13368-0" TargetMode="External"/><Relationship Id="rId95" Type="http://schemas.openxmlformats.org/officeDocument/2006/relationships/hyperlink" Target="https://doi.org/10.1007/s10212-022-00670-5" TargetMode="External"/><Relationship Id="rId94" Type="http://schemas.openxmlformats.org/officeDocument/2006/relationships/hyperlink" Target="https://doi.org/10.1007/s10212-022-00670-5" TargetMode="External"/><Relationship Id="rId97" Type="http://schemas.openxmlformats.org/officeDocument/2006/relationships/hyperlink" Target="https://doi.org/10.70232/jesds.v1i2.15" TargetMode="External"/><Relationship Id="rId96" Type="http://schemas.openxmlformats.org/officeDocument/2006/relationships/hyperlink" Target="https://doi.org/10.70232/jesds.v1i2.15" TargetMode="External"/><Relationship Id="rId11" Type="http://schemas.openxmlformats.org/officeDocument/2006/relationships/header" Target="header1.xml"/><Relationship Id="rId99" Type="http://schemas.openxmlformats.org/officeDocument/2006/relationships/hyperlink" Target="https://doi.org/10.15359/ru.38-1.20" TargetMode="External"/><Relationship Id="rId10" Type="http://schemas.openxmlformats.org/officeDocument/2006/relationships/footer" Target="footer1.xml"/><Relationship Id="rId98" Type="http://schemas.openxmlformats.org/officeDocument/2006/relationships/hyperlink" Target="https://doi.org/10.15359/ru.38-1.20" TargetMode="External"/><Relationship Id="rId13" Type="http://schemas.openxmlformats.org/officeDocument/2006/relationships/header" Target="header3.xml"/><Relationship Id="rId12" Type="http://schemas.openxmlformats.org/officeDocument/2006/relationships/header" Target="header2.xml"/><Relationship Id="rId91" Type="http://schemas.openxmlformats.org/officeDocument/2006/relationships/hyperlink" Target="https://www.researchgate.net/publication/261510660_Desarrollo_del_Pensamiento_Trigonometrico" TargetMode="External"/><Relationship Id="rId90" Type="http://schemas.openxmlformats.org/officeDocument/2006/relationships/hyperlink" Target="https://www.researchgate.net/publication/261510660_Desarrollo_del_Pensamiento_Trigonometrico" TargetMode="External"/><Relationship Id="rId93" Type="http://schemas.openxmlformats.org/officeDocument/2006/relationships/hyperlink" Target="https://doi.org/10.26820/recimundo/9.(2).abril.2025.349-360" TargetMode="External"/><Relationship Id="rId92" Type="http://schemas.openxmlformats.org/officeDocument/2006/relationships/hyperlink" Target="https://doi.org/10.26820/recimundo/9.(2).abril.2025.349-360" TargetMode="External"/><Relationship Id="rId118" Type="http://schemas.openxmlformats.org/officeDocument/2006/relationships/hyperlink" Target="https://doi.org/10.24844/em3303.08" TargetMode="External"/><Relationship Id="rId117" Type="http://schemas.openxmlformats.org/officeDocument/2006/relationships/hyperlink" Target="https://doi.org/10.24844/em3303.08" TargetMode="External"/><Relationship Id="rId116" Type="http://schemas.openxmlformats.org/officeDocument/2006/relationships/hyperlink" Target="https://bffrepositorio.unal.edu.co/server/api/core/bitstreams/29048b48-33bd-40e0-ad84-5b9b3fe62eba/content" TargetMode="External"/><Relationship Id="rId115" Type="http://schemas.openxmlformats.org/officeDocument/2006/relationships/hyperlink" Target="https://bffrepositorio.unal.edu.co/server/api/core/bitstreams/29048b48-33bd-40e0-ad84-5b9b3fe62eba/content" TargetMode="External"/><Relationship Id="rId119" Type="http://schemas.openxmlformats.org/officeDocument/2006/relationships/hyperlink" Target="https://doi.org/10.5951/MT.102.2.0144" TargetMode="External"/><Relationship Id="rId15" Type="http://schemas.openxmlformats.org/officeDocument/2006/relationships/header" Target="header5.xml"/><Relationship Id="rId110" Type="http://schemas.openxmlformats.org/officeDocument/2006/relationships/hyperlink" Target="https://funes.uniandes.edu.co/funes-documentos/aproximacion-a-la-ensenanza-de-las-razones-trigonometricas-a-traves-del-trabajo-experimental-en-matematicas-en-el-grado-decimo/" TargetMode="External"/><Relationship Id="rId14" Type="http://schemas.openxmlformats.org/officeDocument/2006/relationships/header" Target="header4.xml"/><Relationship Id="rId17" Type="http://schemas.openxmlformats.org/officeDocument/2006/relationships/header" Target="header7.xml"/><Relationship Id="rId16" Type="http://schemas.openxmlformats.org/officeDocument/2006/relationships/header" Target="header6.xml"/><Relationship Id="rId19" Type="http://schemas.openxmlformats.org/officeDocument/2006/relationships/header" Target="header9.xml"/><Relationship Id="rId114" Type="http://schemas.openxmlformats.org/officeDocument/2006/relationships/hyperlink" Target="https://bibliotecadigital.univalle.edu.co/entities/publication/80a3c3fe-3700-4ad7-98c8-f42b3965964f" TargetMode="External"/><Relationship Id="rId18" Type="http://schemas.openxmlformats.org/officeDocument/2006/relationships/header" Target="header8.xml"/><Relationship Id="rId113" Type="http://schemas.openxmlformats.org/officeDocument/2006/relationships/hyperlink" Target="https://bibliotecadigital.univalle.edu.co/entities/publication/80a3c3fe-3700-4ad7-98c8-f42b3965964f" TargetMode="External"/><Relationship Id="rId112" Type="http://schemas.openxmlformats.org/officeDocument/2006/relationships/hyperlink" Target="https://funes.uniandes.edu.co/funes-documentos/aproximacion-a-la-ensenanza-de-las-razones-trigonometricas-a-traves-del-trabajo-experimental-en-matematicas-en-el-grado-decimo/" TargetMode="External"/><Relationship Id="rId111" Type="http://schemas.openxmlformats.org/officeDocument/2006/relationships/hyperlink" Target="https://funes.uniandes.edu.co/funes-documentos/aproximacion-a-la-ensenanza-de-las-razones-trigonometricas-a-traves-del-trabajo-experimental-en-matematicas-en-el-grado-decimo/" TargetMode="External"/><Relationship Id="rId84" Type="http://schemas.openxmlformats.org/officeDocument/2006/relationships/hyperlink" Target="https://www.icfes.gov.co/wp-content/uploads/2024/12/Informe-nacional-de-resultados-Saber-Pro-2016-2018.pdf" TargetMode="External"/><Relationship Id="rId83" Type="http://schemas.openxmlformats.org/officeDocument/2006/relationships/hyperlink" Target="https://eduteka.icesi.edu.co/pdfdir/MENLineamientoMatematicas.pdf" TargetMode="External"/><Relationship Id="rId86" Type="http://schemas.openxmlformats.org/officeDocument/2006/relationships/hyperlink" Target="https://www.icfes.gov.co/wp-content/uploads/2024/12/Informe-nacional-de-resultados-Saber-Pro-2016-2018.pdf" TargetMode="External"/><Relationship Id="rId85" Type="http://schemas.openxmlformats.org/officeDocument/2006/relationships/hyperlink" Target="https://www.icfes.gov.co/wp-content/uploads/2024/12/Informe-nacional-de-resultados-Saber-Pro-2016-2018.pdf" TargetMode="External"/><Relationship Id="rId88" Type="http://schemas.openxmlformats.org/officeDocument/2006/relationships/hyperlink" Target="https://funes.uniandes.edu.co/funes-documentos/construccion-social-de-la-funcion-trigonometrica/" TargetMode="External"/><Relationship Id="rId87" Type="http://schemas.openxmlformats.org/officeDocument/2006/relationships/hyperlink" Target="https://revinde.org/index.php/innovarium/article/view/31" TargetMode="External"/><Relationship Id="rId89" Type="http://schemas.openxmlformats.org/officeDocument/2006/relationships/hyperlink" Target="https://funes.uniandes.edu.co/funes-documentos/construccion-social-de-la-funcion-trigonometrica/" TargetMode="External"/><Relationship Id="rId80" Type="http://schemas.openxmlformats.org/officeDocument/2006/relationships/hyperlink" Target="https://doi.org/10.1007/978-3-319-09629-2_6" TargetMode="External"/><Relationship Id="rId82" Type="http://schemas.openxmlformats.org/officeDocument/2006/relationships/hyperlink" Target="https://eduteka.icesi.edu.co/pdfdir/MENLineamientoMatematicas.pdf" TargetMode="External"/><Relationship Id="rId81" Type="http://schemas.openxmlformats.org/officeDocument/2006/relationships/hyperlink" Target="https://doi.org/10.18535/ijsrm/v6i6.el01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doi.org/10.1007/978-3-031-35459-5_10" TargetMode="External"/><Relationship Id="rId72" Type="http://schemas.openxmlformats.org/officeDocument/2006/relationships/hyperlink" Target="https://doi.org/10.1007/978-3-031-35459-5_10" TargetMode="External"/><Relationship Id="rId75" Type="http://schemas.openxmlformats.org/officeDocument/2006/relationships/hyperlink" Target="https://www.mineducacion.gov.co/1780/articles-421217_recurso_03.pdf" TargetMode="External"/><Relationship Id="rId74" Type="http://schemas.openxmlformats.org/officeDocument/2006/relationships/hyperlink" Target="https://www.mineducacion.gov.co/1780/articles-421217_recurso_03.pdf" TargetMode="External"/><Relationship Id="rId77" Type="http://schemas.openxmlformats.org/officeDocument/2006/relationships/hyperlink" Target="https://doi.org/10.1016/j.compedu.2025.105463" TargetMode="External"/><Relationship Id="rId76" Type="http://schemas.openxmlformats.org/officeDocument/2006/relationships/hyperlink" Target="https://doi.org/10.46219/rechiem.v17i2.176" TargetMode="External"/><Relationship Id="rId79" Type="http://schemas.openxmlformats.org/officeDocument/2006/relationships/hyperlink" Target="https://doi.org/10.1007/978-3-319-09629-2_6" TargetMode="External"/><Relationship Id="rId78" Type="http://schemas.openxmlformats.org/officeDocument/2006/relationships/hyperlink" Target="https://doi.org/10.47189/rcct.v25i45.737" TargetMode="External"/><Relationship Id="rId71" Type="http://schemas.openxmlformats.org/officeDocument/2006/relationships/hyperlink" Target="https://doi.org/10.17227/01203916.73rce151.175" TargetMode="External"/><Relationship Id="rId70" Type="http://schemas.openxmlformats.org/officeDocument/2006/relationships/hyperlink" Target="https://repositorio.unal.edu.co/handle/unal/21149" TargetMode="External"/><Relationship Id="rId62" Type="http://schemas.openxmlformats.org/officeDocument/2006/relationships/hyperlink" Target="https://doi.org/10.37811/cl_rcm.v8i6.15792" TargetMode="External"/><Relationship Id="rId61" Type="http://schemas.openxmlformats.org/officeDocument/2006/relationships/hyperlink" Target="https://doi.org/10.4102/pythagoras.v45i1.831" TargetMode="External"/><Relationship Id="rId64" Type="http://schemas.openxmlformats.org/officeDocument/2006/relationships/hyperlink" Target="http://purl.org/dc/dcmitype/Text" TargetMode="External"/><Relationship Id="rId63" Type="http://schemas.openxmlformats.org/officeDocument/2006/relationships/hyperlink" Target="https://doi.org/10.37811/cl_rcm.v8i6.15792" TargetMode="External"/><Relationship Id="rId66" Type="http://schemas.openxmlformats.org/officeDocument/2006/relationships/hyperlink" Target="https://dialnet.unirioja.es/servlet/tesis?codigo=322915" TargetMode="External"/><Relationship Id="rId65" Type="http://schemas.openxmlformats.org/officeDocument/2006/relationships/hyperlink" Target="https://dialnet.unirioja.es/servlet/tesis?codigo=322915" TargetMode="External"/><Relationship Id="rId68" Type="http://schemas.openxmlformats.org/officeDocument/2006/relationships/hyperlink" Target="https://doi.org/10.1007/s44217-025-00908-6" TargetMode="External"/><Relationship Id="rId67" Type="http://schemas.openxmlformats.org/officeDocument/2006/relationships/hyperlink" Target="https://doi.org/10.37811/cl_rcm.v8i6.15719" TargetMode="External"/><Relationship Id="rId60" Type="http://schemas.openxmlformats.org/officeDocument/2006/relationships/hyperlink" Target="https://doi.org/10.4102/pythagoras.v45i1.831" TargetMode="External"/><Relationship Id="rId69" Type="http://schemas.openxmlformats.org/officeDocument/2006/relationships/hyperlink" Target="https://doi.org/10.24844/EM3503.06" TargetMode="External"/><Relationship Id="rId51" Type="http://schemas.openxmlformats.org/officeDocument/2006/relationships/hyperlink" Target="https://genaisa.eu/es/el-efecto-de-chatgpt-en-el-rendimiento-del-aprendizaje-de-los-estudiantes-perspectivas-de-un-metanalisis/" TargetMode="External"/><Relationship Id="rId50" Type="http://schemas.openxmlformats.org/officeDocument/2006/relationships/hyperlink" Target="https://reunir.unir.net/handle/123456789/2426" TargetMode="External"/><Relationship Id="rId53" Type="http://schemas.openxmlformats.org/officeDocument/2006/relationships/hyperlink" Target="https://repositorio.unal.edu.co/items/49ed979d-037a-4e23-8a2b-0e0aba80416c" TargetMode="External"/><Relationship Id="rId52" Type="http://schemas.openxmlformats.org/officeDocument/2006/relationships/hyperlink" Target="https://genaisa.eu/es/el-efecto-de-chatgpt-en-el-rendimiento-del-aprendizaje-de-los-estudiantes-perspectivas-de-un-metanalisis/" TargetMode="External"/><Relationship Id="rId55" Type="http://schemas.openxmlformats.org/officeDocument/2006/relationships/hyperlink" Target="https://doi.org/10.19052/ap.3436" TargetMode="External"/><Relationship Id="rId54" Type="http://schemas.openxmlformats.org/officeDocument/2006/relationships/hyperlink" Target="https://repositorio.unal.edu.co/items/49ed979d-037a-4e23-8a2b-0e0aba80416c" TargetMode="External"/><Relationship Id="rId57" Type="http://schemas.openxmlformats.org/officeDocument/2006/relationships/hyperlink" Target="https://doi.org/10.5565/rev/ec/v29n1.435" TargetMode="External"/><Relationship Id="rId56" Type="http://schemas.openxmlformats.org/officeDocument/2006/relationships/hyperlink" Target="https://doi.org/10.35763/aiem.v0i15.264" TargetMode="External"/><Relationship Id="rId59" Type="http://schemas.openxmlformats.org/officeDocument/2006/relationships/hyperlink" Target="https://dialnet.unirioja.es/servlet/articulo?codigo=6759725" TargetMode="External"/><Relationship Id="rId58" Type="http://schemas.openxmlformats.org/officeDocument/2006/relationships/hyperlink" Target="https://dialnet.unirioja.es/servlet/articulo?codigo=67597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_rels/header4.xml.rels><?xml version="1.0" encoding="UTF-8" standalone="yes"?><Relationships xmlns="http://schemas.openxmlformats.org/package/2006/relationships"><Relationship Id="rId1" Type="http://schemas.openxmlformats.org/officeDocument/2006/relationships/image" Target="media/image13.png"/></Relationships>
</file>

<file path=word/_rels/header5.xml.rels><?xml version="1.0" encoding="UTF-8" standalone="yes"?><Relationships xmlns="http://schemas.openxmlformats.org/package/2006/relationships"><Relationship Id="rId1" Type="http://schemas.openxmlformats.org/officeDocument/2006/relationships/image" Target="media/image13.png"/></Relationships>
</file>

<file path=word/_rels/header6.xml.rels><?xml version="1.0" encoding="UTF-8" standalone="yes"?><Relationships xmlns="http://schemas.openxmlformats.org/package/2006/relationships"><Relationship Id="rId1" Type="http://schemas.openxmlformats.org/officeDocument/2006/relationships/image" Target="media/image13.png"/></Relationships>
</file>

<file path=word/_rels/header8.xml.rels><?xml version="1.0" encoding="UTF-8" standalone="yes"?><Relationships xmlns="http://schemas.openxmlformats.org/package/2006/relationships"><Relationship Id="rId1" Type="http://schemas.openxmlformats.org/officeDocument/2006/relationships/image" Target="media/image13.png"/></Relationships>
</file>

<file path=word/_rels/header9.xml.rels><?xml version="1.0" encoding="UTF-8" standalone="yes"?><Relationships xmlns="http://schemas.openxmlformats.org/package/2006/relationships"><Relationship Id="rId1" Type="http://schemas.openxmlformats.org/officeDocument/2006/relationships/image" Target="media/image13.png"/></Relationships>
</file>

<file path=word/_rels/header11.xml.rels><?xml version="1.0" encoding="UTF-8" standalone="yes"?><Relationships xmlns="http://schemas.openxmlformats.org/package/2006/relationships"><Relationship Id="rId1" Type="http://schemas.openxmlformats.org/officeDocument/2006/relationships/image" Target="media/image13.png"/></Relationships>
</file>

<file path=word/_rels/header12.xml.rels><?xml version="1.0" encoding="UTF-8" standalone="yes"?><Relationships xmlns="http://schemas.openxmlformats.org/package/2006/relationships"><Relationship Id="rId1" Type="http://schemas.openxmlformats.org/officeDocument/2006/relationships/image" Target="media/image13.png"/></Relationships>
</file>

<file path=word/_rels/header14.xml.rels><?xml version="1.0" encoding="UTF-8" standalone="yes"?><Relationships xmlns="http://schemas.openxmlformats.org/package/2006/relationships"><Relationship Id="rId1" Type="http://schemas.openxmlformats.org/officeDocument/2006/relationships/image" Target="media/image13.png"/></Relationships>
</file>

<file path=word/_rels/header15.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47XHymk+wzN984rnfM1pGWtsYA==">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2025-12-15T09:30:00Z</dcterms:created>
  <dc:creator>Dairo Janover Peña Cardenas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2025-12-15T00:00:00Z</vt:filetime>
  </property>
  <property fmtid="{D5CDD505-2E9C-101B-9397-08002B2CF9AE}" pid="3" name="Creator">
    <vt:lpwstr>Dairo Janover Peña Cardenas</vt:lpwstr>
  </property>
  <property fmtid="{D5CDD505-2E9C-101B-9397-08002B2CF9AE}" pid="4" name="LastSaved">
    <vt:filetime>2025-12-15T00:00:00Z</vt:filetime>
  </property>
  <property fmtid="{D5CDD505-2E9C-101B-9397-08002B2CF9AE}" pid="5" name="Producer">
    <vt:lpwstr>3-Heights(TM) PDF Security Shell 4.8.25.2 (http://www.pdf-tools.com)</vt:lpwstr>
  </property>
  <property fmtid="{D5CDD505-2E9C-101B-9397-08002B2CF9AE}" pid="6" name="KSOProductBuildVer">
    <vt:lpwstr>1033-11.1.0.11723</vt:lpwstr>
  </property>
</Properties>
</file>