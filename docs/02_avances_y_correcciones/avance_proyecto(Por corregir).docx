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1352363" cy="1423225"/>
            <wp:effectExtent b="0" l="0" r="0" t="0"/>
            <wp:docPr id="22"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1352363" cy="142322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bookmark=id.eapfhgjjhvg4" w:id="0"/>
    <w:bookmarkEnd w:id="0"/>
    <w:p w:rsidR="00000000" w:rsidDel="00000000" w:rsidP="00000000" w:rsidRDefault="00000000" w:rsidRPr="00000000" w14:paraId="0000000A">
      <w:pPr>
        <w:pStyle w:val="Title"/>
        <w:spacing w:line="249" w:lineRule="auto"/>
        <w:ind w:left="1338" w:firstLine="0"/>
        <w:rPr/>
      </w:pPr>
      <w:bookmarkStart w:colFirst="0" w:colLast="0" w:name="_heading=h.r16gyxyz7nc3" w:id="1"/>
      <w:bookmarkEnd w:id="1"/>
      <w:r w:rsidDel="00000000" w:rsidR="00000000" w:rsidRPr="00000000">
        <w:rPr>
          <w:rtl w:val="0"/>
        </w:rPr>
        <w:t xml:space="preserve">Diseño de tareas matemáticas que integran inteligencia artificial generativa para la enseñanza de funciones hiperbólicas en trigonometría</w:t>
      </w:r>
      <w:r w:rsidDel="00000000" w:rsidR="00000000" w:rsidRPr="00000000">
        <w:rPr>
          <w:rtl w:val="0"/>
        </w:rPr>
        <w:t xml:space="preserve"> en educación media</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40" w:lineRule="auto"/>
        <w:ind w:left="0"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F">
      <w:pPr>
        <w:pStyle w:val="Heading1"/>
        <w:ind w:left="3586" w:firstLine="0"/>
        <w:rPr/>
      </w:pPr>
      <w:r w:rsidDel="00000000" w:rsidR="00000000" w:rsidRPr="00000000">
        <w:rPr>
          <w:rtl w:val="0"/>
        </w:rPr>
        <w:t xml:space="preserve">Dairo Janover Peña Cardenas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spacing w:before="0" w:lineRule="auto"/>
        <w:ind w:left="3410" w:right="0" w:firstLine="0"/>
        <w:jc w:val="left"/>
        <w:rPr>
          <w:sz w:val="28"/>
          <w:szCs w:val="28"/>
        </w:rPr>
      </w:pPr>
      <w:r w:rsidDel="00000000" w:rsidR="00000000" w:rsidRPr="00000000">
        <w:rPr>
          <w:sz w:val="28"/>
          <w:szCs w:val="28"/>
          <w:rtl w:val="0"/>
        </w:rPr>
        <w:t xml:space="preserve">Universidad Nacional de Colombia</w:t>
      </w:r>
    </w:p>
    <w:p w:rsidR="00000000" w:rsidDel="00000000" w:rsidP="00000000" w:rsidRDefault="00000000" w:rsidRPr="00000000" w14:paraId="00000015">
      <w:pPr>
        <w:spacing w:before="293" w:lineRule="auto"/>
        <w:ind w:left="3514" w:right="0" w:firstLine="0"/>
        <w:jc w:val="left"/>
        <w:rPr>
          <w:sz w:val="24"/>
          <w:szCs w:val="24"/>
        </w:rPr>
      </w:pPr>
      <w:r w:rsidDel="00000000" w:rsidR="00000000" w:rsidRPr="00000000">
        <w:rPr>
          <w:sz w:val="24"/>
          <w:szCs w:val="24"/>
          <w:rtl w:val="0"/>
        </w:rPr>
        <w:t xml:space="preserve">Facultad de Ingeniería y Administración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547" w:lineRule="auto"/>
        <w:ind w:left="2472" w:right="1336"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Maestría en Enseñanza de las Ciencias Exactas y Naturales Sede Palmira, Colombia</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6" w:lineRule="auto"/>
        <w:ind w:left="1338" w:right="205" w:firstLine="0"/>
        <w:jc w:val="center"/>
        <w:rPr>
          <w:rFonts w:ascii="Arial" w:cs="Arial" w:eastAsia="Arial" w:hAnsi="Arial"/>
          <w:b w:val="0"/>
          <w:bCs w:val="0"/>
          <w:i w:val="0"/>
          <w:iCs w:val="0"/>
          <w:smallCaps w:val="0"/>
          <w:strike w:val="0"/>
          <w:color w:val="000000"/>
          <w:sz w:val="22"/>
          <w:szCs w:val="22"/>
          <w:u w:val="none"/>
          <w:shd w:fill="auto" w:val="clear"/>
          <w:vertAlign w:val="baseline"/>
        </w:rPr>
        <w:sectPr>
          <w:footerReference r:id="rId10" w:type="even"/>
          <w:pgSz w:h="15840" w:w="12240" w:orient="portrait"/>
          <w:pgMar w:bottom="280" w:top="1820" w:left="1080" w:right="1080" w:header="0" w:footer="0"/>
          <w:pgNumType w:start="6"/>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2026</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bookmark=kix.bf9xzi245ulg" w:id="2"/>
    <w:bookmarkEnd w:id="2"/>
    <w:p w:rsidR="00000000" w:rsidDel="00000000" w:rsidP="00000000" w:rsidRDefault="00000000" w:rsidRPr="00000000" w14:paraId="0000001B">
      <w:pPr>
        <w:pStyle w:val="Title"/>
        <w:spacing w:line="249" w:lineRule="auto"/>
        <w:ind w:left="1338" w:firstLine="0"/>
        <w:rPr/>
      </w:pPr>
      <w:bookmarkStart w:colFirst="0" w:colLast="0" w:name="_heading=h.4sd4k77tg67b" w:id="3"/>
      <w:bookmarkEnd w:id="3"/>
      <w:r w:rsidDel="00000000" w:rsidR="00000000" w:rsidRPr="00000000">
        <w:rPr>
          <w:rtl w:val="0"/>
        </w:rPr>
        <w:t xml:space="preserve">Diseño de tareas matemáticas que integran inteligencia artificial generativa para la enseñanza de funciones hiperbólicas en trigonometría</w:t>
      </w:r>
      <w:r w:rsidDel="00000000" w:rsidR="00000000" w:rsidRPr="00000000">
        <w:rPr>
          <w:rtl w:val="0"/>
        </w:rPr>
        <w:t xml:space="preserve"> en educación media</w:t>
      </w:r>
    </w:p>
    <w:p w:rsidR="00000000" w:rsidDel="00000000" w:rsidP="00000000" w:rsidRDefault="00000000" w:rsidRPr="00000000" w14:paraId="0000001C">
      <w:pPr>
        <w:pStyle w:val="Title"/>
        <w:spacing w:line="249" w:lineRule="auto"/>
        <w:ind w:right="1336" w:firstLine="204"/>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0"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20">
      <w:pPr>
        <w:spacing w:before="0" w:lineRule="auto"/>
        <w:ind w:left="0" w:right="1131" w:firstLine="0"/>
        <w:jc w:val="center"/>
        <w:rPr>
          <w:b w:val="1"/>
          <w:bCs w:val="1"/>
          <w:sz w:val="22"/>
          <w:szCs w:val="22"/>
        </w:rPr>
      </w:pPr>
      <w:r w:rsidDel="00000000" w:rsidR="00000000" w:rsidRPr="00000000">
        <w:rPr>
          <w:b w:val="1"/>
          <w:bCs w:val="1"/>
          <w:sz w:val="22"/>
          <w:szCs w:val="22"/>
          <w:rtl w:val="0"/>
        </w:rPr>
        <w:t xml:space="preserve">Propuesta de Trabajo </w:t>
      </w:r>
      <w:r w:rsidDel="00000000" w:rsidR="00000000" w:rsidRPr="00000000">
        <w:rPr>
          <w:b w:val="1"/>
          <w:bCs w:val="1"/>
          <w:rtl w:val="0"/>
        </w:rPr>
        <w:t xml:space="preserve">Final de Maestría</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1"/>
        <w:spacing w:before="1" w:lineRule="auto"/>
        <w:ind w:left="2452" w:firstLine="0"/>
        <w:rPr/>
      </w:pPr>
      <w:r w:rsidDel="00000000" w:rsidR="00000000" w:rsidRPr="00000000">
        <w:rPr>
          <w:rtl w:val="0"/>
        </w:rPr>
        <w:t xml:space="preserve">Dairo Janover Peña Cardenas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1"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Director de Tesis: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1132"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Luís Octavo Salcedo</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spacing w:before="0" w:lineRule="auto"/>
        <w:ind w:left="2276" w:right="0" w:firstLine="0"/>
        <w:jc w:val="left"/>
        <w:rPr>
          <w:sz w:val="28"/>
          <w:szCs w:val="28"/>
        </w:rPr>
      </w:pPr>
      <w:r w:rsidDel="00000000" w:rsidR="00000000" w:rsidRPr="00000000">
        <w:rPr>
          <w:sz w:val="28"/>
          <w:szCs w:val="28"/>
          <w:rtl w:val="0"/>
        </w:rPr>
        <w:t xml:space="preserve">Universidad Nacional de Colombia</w:t>
      </w:r>
    </w:p>
    <w:p w:rsidR="00000000" w:rsidDel="00000000" w:rsidP="00000000" w:rsidRDefault="00000000" w:rsidRPr="00000000" w14:paraId="00000034">
      <w:pPr>
        <w:spacing w:before="292" w:lineRule="auto"/>
        <w:ind w:left="2380" w:right="0" w:firstLine="0"/>
        <w:jc w:val="left"/>
        <w:rPr>
          <w:sz w:val="24"/>
          <w:szCs w:val="24"/>
        </w:rPr>
      </w:pPr>
      <w:r w:rsidDel="00000000" w:rsidR="00000000" w:rsidRPr="00000000">
        <w:rPr>
          <w:sz w:val="24"/>
          <w:szCs w:val="24"/>
          <w:rtl w:val="0"/>
        </w:rPr>
        <w:t xml:space="preserve">Facultad de Ingeniería y Administración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 w:line="547" w:lineRule="auto"/>
        <w:ind w:left="1338" w:right="247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Maestría en Enseñanza de las Ciencias Exactas y Naturales Sede Palmira, Colombia</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6" w:lineRule="auto"/>
        <w:ind w:left="0" w:right="1131" w:firstLine="0"/>
        <w:jc w:val="center"/>
        <w:rPr/>
      </w:pPr>
      <w:bookmarkStart w:colFirst="0" w:colLast="0" w:name="_heading=h.n32uyho8tnsi" w:id="4"/>
      <w:bookmarkEnd w:id="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2026</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6" w:lineRule="auto"/>
        <w:ind w:left="0" w:right="1131" w:firstLine="0"/>
        <w:jc w:val="center"/>
        <w:rPr/>
      </w:pPr>
      <w:bookmarkStart w:colFirst="0" w:colLast="0" w:name="_heading=h.rkfacs8zsb0m" w:id="5"/>
      <w:bookmarkEnd w:id="5"/>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6" w:lineRule="auto"/>
        <w:ind w:left="0" w:right="1131" w:firstLine="0"/>
        <w:jc w:val="center"/>
        <w:rPr/>
      </w:pPr>
      <w:bookmarkStart w:colFirst="0" w:colLast="0" w:name="_heading=h.soxsojllb8u8" w:id="6"/>
      <w:bookmarkEnd w:id="6"/>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6" w:lineRule="auto"/>
        <w:ind w:left="0" w:right="1131" w:firstLine="0"/>
        <w:jc w:val="center"/>
        <w:rPr/>
      </w:pPr>
      <w:bookmarkStart w:colFirst="0" w:colLast="0" w:name="_heading=h.95n02zm6wzsj" w:id="7"/>
      <w:bookmarkEnd w:id="7"/>
      <w:r w:rsidDel="00000000" w:rsidR="00000000" w:rsidRPr="00000000">
        <w:rPr>
          <w:rtl w:val="0"/>
        </w:rPr>
      </w:r>
    </w:p>
    <w:bookmarkStart w:colFirst="0" w:colLast="0" w:name="bookmark=id.vf0fb9owmwi8" w:id="8"/>
    <w:bookmarkEnd w:id="8"/>
    <w:p w:rsidR="00000000" w:rsidDel="00000000" w:rsidP="00000000" w:rsidRDefault="00000000" w:rsidRPr="00000000" w14:paraId="0000003A">
      <w:pPr>
        <w:pStyle w:val="Heading1"/>
        <w:ind w:left="4746" w:firstLine="0"/>
        <w:rPr/>
      </w:pPr>
      <w:bookmarkStart w:colFirst="0" w:colLast="0" w:name="_heading=h.vbguikkubq8a" w:id="9"/>
      <w:bookmarkEnd w:id="9"/>
      <w:r w:rsidDel="00000000" w:rsidR="00000000" w:rsidRPr="00000000">
        <w:rPr>
          <w:rtl w:val="0"/>
        </w:rPr>
        <w:t xml:space="preserve">CONTENIDO</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D">
      <w:pPr>
        <w:pStyle w:val="Heading3"/>
        <w:tabs>
          <w:tab w:val="left" w:leader="none" w:pos="9972"/>
        </w:tabs>
        <w:ind w:left="1187" w:firstLine="0"/>
        <w:rPr>
          <w:sz w:val="17"/>
          <w:szCs w:val="17"/>
        </w:rPr>
        <w:sectPr>
          <w:type w:val="nextPage"/>
          <w:pgSz w:h="15840" w:w="12240" w:orient="portrait"/>
          <w:pgMar w:bottom="280" w:top="1820" w:left="1080" w:right="1080" w:header="0" w:footer="0"/>
        </w:sect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20"/>
        </w:tabs>
        <w:spacing w:after="0" w:before="478" w:line="240" w:lineRule="auto"/>
        <w:ind w:left="1187"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hyperlink w:anchor="_heading=h.vbguikkubq8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Lista de figuras</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III</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20"/>
        </w:tabs>
        <w:spacing w:after="0" w:before="478" w:line="240" w:lineRule="auto"/>
        <w:ind w:left="1187"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hyperlink w:anchor="_heading=h.c3lqg1son6q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Lista de tablas</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IV</w:t>
      </w:r>
    </w:p>
    <w:p w:rsidR="00000000" w:rsidDel="00000000" w:rsidP="00000000" w:rsidRDefault="00000000" w:rsidRPr="00000000" w14:paraId="0000004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514"/>
          <w:tab w:val="right" w:leader="none" w:pos="10026"/>
        </w:tabs>
        <w:spacing w:after="0" w:before="478" w:line="240" w:lineRule="auto"/>
        <w:ind w:left="1514" w:right="0" w:hanging="327"/>
        <w:jc w:val="left"/>
        <w:rPr/>
      </w:pPr>
      <w:hyperlink w:anchor="_heading=h.qcqoml93xj4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Planteamiento del Problema</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4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2015"/>
          <w:tab w:val="right" w:leader="none" w:pos="10026"/>
        </w:tabs>
        <w:spacing w:after="0" w:before="221" w:line="240" w:lineRule="auto"/>
        <w:ind w:left="2015" w:right="0" w:hanging="500.99999999999994"/>
        <w:jc w:val="left"/>
        <w:rPr/>
      </w:pPr>
      <w:hyperlink w:anchor="_heading=h.86gti1tq4vf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Declaración de la pregunta problema</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4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2007"/>
          <w:tab w:val="right" w:leader="none" w:pos="10026"/>
        </w:tabs>
        <w:spacing w:after="0" w:before="220" w:line="240" w:lineRule="auto"/>
        <w:ind w:left="2007" w:right="0" w:hanging="493.0000000000001"/>
        <w:jc w:val="left"/>
        <w:rPr/>
      </w:pPr>
      <w:hyperlink w:anchor="_heading=h.e2zrresh2qu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Antecedentes</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p>
    <w:p w:rsidR="00000000" w:rsidDel="00000000" w:rsidP="00000000" w:rsidRDefault="00000000" w:rsidRPr="00000000" w14:paraId="0000004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2714"/>
          <w:tab w:val="right" w:leader="none" w:pos="10026"/>
        </w:tabs>
        <w:spacing w:after="0" w:before="220" w:line="240" w:lineRule="auto"/>
        <w:ind w:left="2714" w:right="0" w:hanging="698.0000000000001"/>
        <w:jc w:val="left"/>
        <w:rPr/>
      </w:pPr>
      <w:hyperlink w:anchor="_heading=h.i8c3i0s1iak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Inteligencia artificial en la educación</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p>
    <w:p w:rsidR="00000000" w:rsidDel="00000000" w:rsidP="00000000" w:rsidRDefault="00000000" w:rsidRPr="00000000" w14:paraId="0000004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2714"/>
          <w:tab w:val="right" w:leader="none" w:pos="10026"/>
        </w:tabs>
        <w:spacing w:after="0" w:before="220" w:line="240" w:lineRule="auto"/>
        <w:ind w:left="2714" w:right="0" w:hanging="698.0000000000001"/>
        <w:jc w:val="left"/>
        <w:rPr/>
      </w:pPr>
      <w:hyperlink w:anchor="_heading=h.z353vug4iui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Inteligencia artificial en la enseñanza de las matemáticas</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004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2714"/>
        </w:tabs>
        <w:spacing w:after="0" w:before="220" w:line="240" w:lineRule="auto"/>
        <w:ind w:left="2714" w:right="0" w:hanging="698.0000000000001"/>
        <w:jc w:val="left"/>
        <w:rPr/>
      </w:pPr>
      <w:hyperlink w:anchor="_heading=h.jeequ563mm7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Inteligencia artificial y tecnología en la enseñanza de la trigonometría</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12</w:t>
      </w:r>
    </w:p>
    <w:p w:rsidR="00000000" w:rsidDel="00000000" w:rsidP="00000000" w:rsidRDefault="00000000" w:rsidRPr="00000000" w14:paraId="0000004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2714"/>
          <w:tab w:val="right" w:leader="none" w:pos="10026"/>
        </w:tabs>
        <w:spacing w:after="0" w:before="220" w:line="240" w:lineRule="auto"/>
        <w:ind w:left="2714" w:right="0" w:hanging="698.0000000000001"/>
        <w:jc w:val="left"/>
        <w:rPr/>
      </w:pPr>
      <w:hyperlink w:anchor="_heading=h.frny8bku9bc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Desafíos en la enseñanza de la trigonometría</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w:t>
      </w:r>
    </w:p>
    <w:p w:rsidR="00000000" w:rsidDel="00000000" w:rsidP="00000000" w:rsidRDefault="00000000" w:rsidRPr="00000000" w14:paraId="0000004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2707"/>
          <w:tab w:val="right" w:leader="none" w:pos="10026"/>
        </w:tabs>
        <w:spacing w:after="0" w:before="220" w:line="240" w:lineRule="auto"/>
        <w:ind w:left="2707" w:right="0" w:hanging="691"/>
        <w:jc w:val="left"/>
        <w:rPr/>
      </w:pPr>
      <w:hyperlink w:anchor="_heading=h.czf27kbhflm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Aportes de los antecedentes al trabajo</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w:t>
      </w:r>
    </w:p>
    <w:p w:rsidR="00000000" w:rsidDel="00000000" w:rsidP="00000000" w:rsidRDefault="00000000" w:rsidRPr="00000000" w14:paraId="0000004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2009"/>
          <w:tab w:val="right" w:leader="none" w:pos="10026"/>
        </w:tabs>
        <w:spacing w:after="0" w:before="221" w:line="240" w:lineRule="auto"/>
        <w:ind w:left="2009" w:right="0" w:hanging="495"/>
        <w:jc w:val="left"/>
        <w:rPr/>
      </w:pPr>
      <w:hyperlink w:anchor="_heading=h.o25l6k75tvz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w:t>
      </w:r>
    </w:p>
    <w:p w:rsidR="00000000" w:rsidDel="00000000" w:rsidP="00000000" w:rsidRDefault="00000000" w:rsidRPr="00000000" w14:paraId="0000004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2709"/>
          <w:tab w:val="right" w:leader="none" w:pos="10026"/>
        </w:tabs>
        <w:spacing w:after="0" w:before="220" w:line="240" w:lineRule="auto"/>
        <w:ind w:left="2709" w:right="0" w:hanging="693.0000000000001"/>
        <w:jc w:val="left"/>
        <w:rPr/>
      </w:pPr>
      <w:hyperlink w:anchor="_heading=h.1hcgqvg8hpn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curricular</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w:t>
      </w:r>
    </w:p>
    <w:p w:rsidR="00000000" w:rsidDel="00000000" w:rsidP="00000000" w:rsidRDefault="00000000" w:rsidRPr="00000000" w14:paraId="0000004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2709"/>
          <w:tab w:val="right" w:leader="none" w:pos="10026"/>
        </w:tabs>
        <w:spacing w:after="0" w:before="220" w:line="240" w:lineRule="auto"/>
        <w:ind w:left="2709" w:right="0" w:hanging="693.0000000000001"/>
        <w:jc w:val="left"/>
        <w:rPr/>
      </w:pPr>
      <w:hyperlink w:anchor="_heading=h.aaryek9x5s3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pedagógica y didáctica</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w:t>
      </w:r>
    </w:p>
    <w:p w:rsidR="00000000" w:rsidDel="00000000" w:rsidP="00000000" w:rsidRDefault="00000000" w:rsidRPr="00000000" w14:paraId="0000004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2709"/>
          <w:tab w:val="right" w:leader="none" w:pos="10026"/>
        </w:tabs>
        <w:spacing w:after="0" w:before="220" w:line="240" w:lineRule="auto"/>
        <w:ind w:left="2709" w:right="0" w:hanging="693.0000000000001"/>
        <w:jc w:val="left"/>
        <w:rPr/>
      </w:pPr>
      <w:hyperlink w:anchor="_heading=h.lnlaua5r7b5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social y tecnológica</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w:t>
      </w:r>
    </w:p>
    <w:p w:rsidR="00000000" w:rsidDel="00000000" w:rsidP="00000000" w:rsidRDefault="00000000" w:rsidRPr="00000000" w14:paraId="0000004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2707"/>
          <w:tab w:val="right" w:leader="none" w:pos="10026"/>
        </w:tabs>
        <w:spacing w:after="0" w:before="220" w:line="240" w:lineRule="auto"/>
        <w:ind w:left="2707" w:right="0" w:hanging="691"/>
        <w:jc w:val="left"/>
        <w:rPr/>
      </w:pPr>
      <w:hyperlink w:anchor="_heading=h.d2s9lfehcz3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Aporte al conocimiento didáctico</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w:t>
      </w:r>
    </w:p>
    <w:p w:rsidR="00000000" w:rsidDel="00000000" w:rsidP="00000000" w:rsidRDefault="00000000" w:rsidRPr="00000000" w14:paraId="0000004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2015"/>
          <w:tab w:val="right" w:leader="none" w:pos="10026"/>
        </w:tabs>
        <w:spacing w:after="0" w:before="220" w:line="240" w:lineRule="auto"/>
        <w:ind w:left="2015" w:right="0" w:hanging="500.99999999999994"/>
        <w:jc w:val="left"/>
        <w:rPr/>
      </w:pPr>
      <w:hyperlink w:anchor="_heading=h.kt1woc6vl95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w:t>
      </w:r>
    </w:p>
    <w:p w:rsidR="00000000" w:rsidDel="00000000" w:rsidP="00000000" w:rsidRDefault="00000000" w:rsidRPr="00000000" w14:paraId="0000004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2714"/>
          <w:tab w:val="right" w:leader="none" w:pos="10026"/>
        </w:tabs>
        <w:spacing w:after="0" w:before="221" w:line="240" w:lineRule="auto"/>
        <w:ind w:left="2714" w:right="0" w:hanging="698.0000000000001"/>
        <w:jc w:val="left"/>
        <w:rPr/>
      </w:pPr>
      <w:hyperlink w:anchor="_heading=h.9vtfvxlefgn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general</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w:t>
      </w:r>
    </w:p>
    <w:p w:rsidR="00000000" w:rsidDel="00000000" w:rsidP="00000000" w:rsidRDefault="00000000" w:rsidRPr="00000000" w14:paraId="0000004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2714"/>
          <w:tab w:val="right" w:leader="none" w:pos="10026"/>
        </w:tabs>
        <w:spacing w:after="0" w:before="220" w:line="240" w:lineRule="auto"/>
        <w:ind w:left="2714" w:right="0" w:hanging="698.0000000000001"/>
        <w:jc w:val="left"/>
        <w:rPr/>
      </w:pPr>
      <w:hyperlink w:anchor="_heading=h.4t3qaysqwey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específicos</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w:t>
      </w:r>
    </w:p>
    <w:p w:rsidR="00000000" w:rsidDel="00000000" w:rsidP="00000000" w:rsidRDefault="00000000" w:rsidRPr="00000000" w14:paraId="0000005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514"/>
          <w:tab w:val="right" w:leader="none" w:pos="10026"/>
        </w:tabs>
        <w:spacing w:after="0" w:before="478" w:line="240" w:lineRule="auto"/>
        <w:ind w:left="1514" w:right="0" w:hanging="327"/>
        <w:jc w:val="left"/>
        <w:rPr/>
      </w:pPr>
      <w:hyperlink w:anchor="_heading=h.i0rft6g4svp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Marco teórico</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26</w:t>
      </w:r>
    </w:p>
    <w:p w:rsidR="00000000" w:rsidDel="00000000" w:rsidP="00000000" w:rsidRDefault="00000000" w:rsidRPr="00000000" w14:paraId="0000005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2015"/>
          <w:tab w:val="right" w:leader="none" w:pos="10026"/>
        </w:tabs>
        <w:spacing w:after="0" w:before="220" w:line="240" w:lineRule="auto"/>
        <w:ind w:left="2015" w:right="0" w:hanging="500.99999999999994"/>
        <w:jc w:val="left"/>
        <w:rPr/>
      </w:pPr>
      <w:hyperlink w:anchor="_heading=h.q41mryvllxv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Marco conceptual</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341" w:line="240" w:lineRule="auto"/>
        <w:ind w:left="475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I</w:t>
      </w:r>
    </w:p>
    <w:p w:rsidR="00000000" w:rsidDel="00000000" w:rsidP="00000000" w:rsidRDefault="00000000" w:rsidRPr="00000000" w14:paraId="0000005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581"/>
          <w:tab w:val="right" w:leader="none" w:pos="8892"/>
        </w:tabs>
        <w:spacing w:after="0" w:before="73" w:line="240" w:lineRule="auto"/>
        <w:ind w:left="1581" w:right="0" w:hanging="699"/>
        <w:jc w:val="left"/>
        <w:rPr/>
      </w:pPr>
      <w:hyperlink w:anchor="_heading=h.ebhvkfu89eh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de tareas matemáticas: fundamentos teóricos</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w:t>
      </w:r>
    </w:p>
    <w:p w:rsidR="00000000" w:rsidDel="00000000" w:rsidP="00000000" w:rsidRDefault="00000000" w:rsidRPr="00000000" w14:paraId="0000005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581"/>
          <w:tab w:val="right" w:leader="none" w:pos="8892"/>
        </w:tabs>
        <w:spacing w:after="0" w:before="211" w:line="240" w:lineRule="auto"/>
        <w:ind w:left="1581" w:right="0" w:hanging="699"/>
        <w:jc w:val="left"/>
        <w:rPr/>
      </w:pPr>
      <w:hyperlink w:anchor="_heading=h.x59j7v4btsi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Pensamiento trigonométrico: construcción conceptual y didáctica</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w:t>
      </w:r>
    </w:p>
    <w:p w:rsidR="00000000" w:rsidDel="00000000" w:rsidP="00000000" w:rsidRDefault="00000000" w:rsidRPr="00000000" w14:paraId="0000005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581"/>
          <w:tab w:val="right" w:leader="none" w:pos="8892"/>
        </w:tabs>
        <w:spacing w:after="0" w:before="210" w:line="240" w:lineRule="auto"/>
        <w:ind w:left="1581" w:right="0" w:hanging="699"/>
        <w:jc w:val="left"/>
        <w:rPr/>
      </w:pPr>
      <w:hyperlink w:anchor="_heading=h.l6rks3h6x4s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Modelación matemática y tareas contextualizadas</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w:t>
      </w:r>
    </w:p>
    <w:p w:rsidR="00000000" w:rsidDel="00000000" w:rsidP="00000000" w:rsidRDefault="00000000" w:rsidRPr="00000000" w14:paraId="0000005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574"/>
          <w:tab w:val="right" w:leader="none" w:pos="8892"/>
        </w:tabs>
        <w:spacing w:after="0" w:before="210" w:line="240" w:lineRule="auto"/>
        <w:ind w:left="1574" w:right="0" w:hanging="692"/>
        <w:jc w:val="left"/>
        <w:rPr/>
      </w:pPr>
      <w:hyperlink w:anchor="_heading=h.6fiiloopom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Tecnología y herramientas digitales en educación matemática</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w:t>
      </w:r>
    </w:p>
    <w:p w:rsidR="00000000" w:rsidDel="00000000" w:rsidP="00000000" w:rsidRDefault="00000000" w:rsidRPr="00000000" w14:paraId="0000005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581"/>
          <w:tab w:val="right" w:leader="none" w:pos="8892"/>
        </w:tabs>
        <w:spacing w:after="0" w:before="210" w:line="240" w:lineRule="auto"/>
        <w:ind w:left="1581" w:right="0" w:hanging="699"/>
        <w:jc w:val="left"/>
        <w:rPr/>
      </w:pPr>
      <w:hyperlink w:anchor="_heading=h.9pvrryybfce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Inteligencia artificial en educación: posibilidades y desafíos</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w:t>
      </w:r>
    </w:p>
    <w:p w:rsidR="00000000" w:rsidDel="00000000" w:rsidP="00000000" w:rsidRDefault="00000000" w:rsidRPr="00000000" w14:paraId="0000005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581"/>
          <w:tab w:val="right" w:leader="none" w:pos="8892"/>
        </w:tabs>
        <w:spacing w:after="0" w:before="210" w:line="240" w:lineRule="auto"/>
        <w:ind w:left="1581" w:right="0" w:hanging="699"/>
        <w:jc w:val="left"/>
        <w:rPr/>
      </w:pPr>
      <w:hyperlink w:anchor="_heading=h.qgqdmjd2ep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Síntesis: hacia un diseño de tareas en trigonometría mediado por IA</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w:t>
      </w:r>
    </w:p>
    <w:p w:rsidR="00000000" w:rsidDel="00000000" w:rsidP="00000000" w:rsidRDefault="00000000" w:rsidRPr="00000000" w14:paraId="0000005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81"/>
          <w:tab w:val="right" w:leader="none" w:pos="8892"/>
        </w:tabs>
        <w:spacing w:after="0" w:before="210" w:line="240" w:lineRule="auto"/>
        <w:ind w:left="881" w:right="0" w:hanging="500"/>
        <w:jc w:val="left"/>
        <w:rPr/>
      </w:pPr>
      <w:hyperlink w:anchor="_heading=h.4i58xoux078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Marco referencial</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w:t>
      </w:r>
    </w:p>
    <w:p w:rsidR="00000000" w:rsidDel="00000000" w:rsidP="00000000" w:rsidRDefault="00000000" w:rsidRPr="00000000" w14:paraId="0000005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81"/>
          <w:tab w:val="right" w:leader="none" w:pos="8892"/>
        </w:tabs>
        <w:spacing w:after="0" w:before="211" w:line="240" w:lineRule="auto"/>
        <w:ind w:left="881" w:right="0" w:hanging="500"/>
        <w:jc w:val="left"/>
        <w:rPr/>
      </w:pPr>
      <w:hyperlink w:anchor="_heading=h.rzu7x6jmstj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Marco contextual</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w:t>
      </w:r>
    </w:p>
    <w:p w:rsidR="00000000" w:rsidDel="00000000" w:rsidP="00000000" w:rsidRDefault="00000000" w:rsidRPr="00000000" w14:paraId="0000005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0"/>
          <w:tab w:val="right" w:leader="none" w:pos="8892"/>
        </w:tabs>
        <w:spacing w:after="0" w:before="428" w:line="240" w:lineRule="auto"/>
        <w:ind w:left="380" w:right="0" w:hanging="327"/>
        <w:jc w:val="left"/>
        <w:rPr/>
      </w:pPr>
      <w:hyperlink w:anchor="_heading=h.g0eamoj8h6h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Marco metodológico</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34</w:t>
      </w:r>
    </w:p>
    <w:p w:rsidR="00000000" w:rsidDel="00000000" w:rsidP="00000000" w:rsidRDefault="00000000" w:rsidRPr="00000000" w14:paraId="0000005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81"/>
          <w:tab w:val="right" w:leader="none" w:pos="8892"/>
        </w:tabs>
        <w:spacing w:after="0" w:before="210" w:line="240" w:lineRule="auto"/>
        <w:ind w:left="881" w:right="0" w:hanging="500"/>
        <w:jc w:val="left"/>
        <w:rPr/>
      </w:pPr>
      <w:hyperlink w:anchor="_heading=h.k381i2ceo7r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Caracterización de la investigación</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w:t>
      </w:r>
    </w:p>
    <w:p w:rsidR="00000000" w:rsidDel="00000000" w:rsidP="00000000" w:rsidRDefault="00000000" w:rsidRPr="00000000" w14:paraId="0000005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81"/>
          <w:tab w:val="right" w:leader="none" w:pos="8892"/>
        </w:tabs>
        <w:spacing w:after="0" w:before="210" w:line="240" w:lineRule="auto"/>
        <w:ind w:left="881" w:right="0" w:hanging="500"/>
        <w:jc w:val="left"/>
        <w:rPr/>
      </w:pPr>
      <w:hyperlink w:anchor="_heading=h.hu7oi547656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Fuentes de información y métodos de recolección</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w:t>
      </w:r>
    </w:p>
    <w:p w:rsidR="00000000" w:rsidDel="00000000" w:rsidP="00000000" w:rsidRDefault="00000000" w:rsidRPr="00000000" w14:paraId="0000005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581"/>
          <w:tab w:val="right" w:leader="none" w:pos="8892"/>
        </w:tabs>
        <w:spacing w:after="0" w:before="211" w:line="240" w:lineRule="auto"/>
        <w:ind w:left="1581" w:right="0" w:hanging="699"/>
        <w:jc w:val="left"/>
        <w:rPr/>
      </w:pPr>
      <w:hyperlink w:anchor="_heading=h.j074t69oxrf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Registros de observación</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w:t>
      </w:r>
    </w:p>
    <w:p w:rsidR="00000000" w:rsidDel="00000000" w:rsidP="00000000" w:rsidRDefault="00000000" w:rsidRPr="00000000" w14:paraId="0000005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581"/>
          <w:tab w:val="right" w:leader="none" w:pos="8892"/>
        </w:tabs>
        <w:spacing w:after="0" w:before="210" w:line="240" w:lineRule="auto"/>
        <w:ind w:left="1581" w:right="0" w:hanging="699"/>
        <w:jc w:val="left"/>
        <w:rPr/>
      </w:pPr>
      <w:hyperlink w:anchor="_heading=h.3ew26ab2hup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Entrevistas</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w:t>
      </w:r>
    </w:p>
    <w:p w:rsidR="00000000" w:rsidDel="00000000" w:rsidP="00000000" w:rsidRDefault="00000000" w:rsidRPr="00000000" w14:paraId="0000006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581"/>
          <w:tab w:val="right" w:leader="none" w:pos="8892"/>
        </w:tabs>
        <w:spacing w:after="0" w:before="210" w:line="240" w:lineRule="auto"/>
        <w:ind w:left="1581" w:right="0" w:hanging="699"/>
        <w:jc w:val="left"/>
        <w:rPr/>
      </w:pPr>
      <w:hyperlink w:anchor="_heading=h.p01bjnlix59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Protocolos y producciones de los estudiantes</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w:t>
      </w:r>
    </w:p>
    <w:p w:rsidR="00000000" w:rsidDel="00000000" w:rsidP="00000000" w:rsidRDefault="00000000" w:rsidRPr="00000000" w14:paraId="0000006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581"/>
          <w:tab w:val="right" w:leader="none" w:pos="8892"/>
        </w:tabs>
        <w:spacing w:after="0" w:before="210" w:line="240" w:lineRule="auto"/>
        <w:ind w:left="1581" w:right="0" w:hanging="699"/>
        <w:jc w:val="left"/>
        <w:rPr/>
      </w:pPr>
      <w:hyperlink w:anchor="_heading=h.g1xrd7u2xdd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Cuestionarios</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w:t>
      </w:r>
    </w:p>
    <w:p w:rsidR="00000000" w:rsidDel="00000000" w:rsidP="00000000" w:rsidRDefault="00000000" w:rsidRPr="00000000" w14:paraId="0000006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81"/>
          <w:tab w:val="right" w:leader="none" w:pos="8892"/>
        </w:tabs>
        <w:spacing w:after="0" w:before="210" w:line="240" w:lineRule="auto"/>
        <w:ind w:left="881" w:right="0" w:hanging="500"/>
        <w:jc w:val="left"/>
        <w:rPr/>
      </w:pPr>
      <w:hyperlink w:anchor="_heading=h.98sckfsxplb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Procedimiento de análisis</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w:t>
      </w:r>
    </w:p>
    <w:p w:rsidR="00000000" w:rsidDel="00000000" w:rsidP="00000000" w:rsidRDefault="00000000" w:rsidRPr="00000000" w14:paraId="0000006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581"/>
          <w:tab w:val="right" w:leader="none" w:pos="8892"/>
        </w:tabs>
        <w:spacing w:after="0" w:before="211" w:line="240" w:lineRule="auto"/>
        <w:ind w:left="1581" w:right="0" w:hanging="699"/>
        <w:jc w:val="left"/>
        <w:rPr/>
      </w:pPr>
      <w:hyperlink w:anchor="_heading=h.b9erhkuayg5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Organización inicial de la información</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w:t>
      </w:r>
    </w:p>
    <w:p w:rsidR="00000000" w:rsidDel="00000000" w:rsidP="00000000" w:rsidRDefault="00000000" w:rsidRPr="00000000" w14:paraId="0000006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581"/>
          <w:tab w:val="right" w:leader="none" w:pos="8892"/>
        </w:tabs>
        <w:spacing w:after="0" w:before="210" w:line="240" w:lineRule="auto"/>
        <w:ind w:left="1581" w:right="0" w:hanging="699"/>
        <w:jc w:val="left"/>
        <w:rPr/>
      </w:pPr>
      <w:hyperlink w:anchor="_heading=h.a6m8unkk7zd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Identificación de patrones y construcción de categorías</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w:t>
      </w:r>
    </w:p>
    <w:p w:rsidR="00000000" w:rsidDel="00000000" w:rsidP="00000000" w:rsidRDefault="00000000" w:rsidRPr="00000000" w14:paraId="0000006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573"/>
          <w:tab w:val="right" w:leader="none" w:pos="8892"/>
        </w:tabs>
        <w:spacing w:after="0" w:before="210" w:line="240" w:lineRule="auto"/>
        <w:ind w:left="1573" w:right="0" w:hanging="691"/>
        <w:jc w:val="left"/>
        <w:rPr/>
      </w:pPr>
      <w:hyperlink w:anchor="_heading=h.50jmyxw27au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Análisis de las producciones</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w:t>
      </w:r>
    </w:p>
    <w:p w:rsidR="00000000" w:rsidDel="00000000" w:rsidP="00000000" w:rsidRDefault="00000000" w:rsidRPr="00000000" w14:paraId="0000006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574"/>
          <w:tab w:val="right" w:leader="none" w:pos="8892"/>
        </w:tabs>
        <w:spacing w:after="0" w:before="210" w:line="240" w:lineRule="auto"/>
        <w:ind w:left="1574" w:right="0" w:hanging="692"/>
        <w:jc w:val="left"/>
        <w:rPr/>
      </w:pPr>
      <w:hyperlink w:anchor="_heading=h.v4r1mmdqs20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Triangulación de fuentes</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w:t>
      </w:r>
    </w:p>
    <w:p w:rsidR="00000000" w:rsidDel="00000000" w:rsidP="00000000" w:rsidRDefault="00000000" w:rsidRPr="00000000" w14:paraId="0000006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81"/>
          <w:tab w:val="right" w:leader="none" w:pos="8892"/>
        </w:tabs>
        <w:spacing w:after="0" w:before="210" w:line="240" w:lineRule="auto"/>
        <w:ind w:left="881" w:right="0" w:hanging="500"/>
        <w:jc w:val="left"/>
        <w:rPr/>
      </w:pPr>
      <w:hyperlink w:anchor="_heading=h.skijt040kvk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Ubicación del proyecto o caso de estudio</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w:t>
      </w:r>
    </w:p>
    <w:p w:rsidR="00000000" w:rsidDel="00000000" w:rsidP="00000000" w:rsidRDefault="00000000" w:rsidRPr="00000000" w14:paraId="0000006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81"/>
          <w:tab w:val="right" w:leader="none" w:pos="8892"/>
        </w:tabs>
        <w:spacing w:after="0" w:before="210" w:line="240" w:lineRule="auto"/>
        <w:ind w:left="881" w:right="0" w:hanging="500"/>
        <w:jc w:val="left"/>
        <w:rPr/>
      </w:pPr>
      <w:hyperlink w:anchor="_heading=h.j4mitflvien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Métodos y materiales</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w:t>
      </w:r>
    </w:p>
    <w:p w:rsidR="00000000" w:rsidDel="00000000" w:rsidP="00000000" w:rsidRDefault="00000000" w:rsidRPr="00000000" w14:paraId="0000006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81"/>
          <w:tab w:val="right" w:leader="none" w:pos="8892"/>
        </w:tabs>
        <w:spacing w:after="0" w:before="211" w:line="240" w:lineRule="auto"/>
        <w:ind w:left="881" w:right="0" w:hanging="500"/>
        <w:jc w:val="left"/>
        <w:rPr/>
      </w:pPr>
      <w:hyperlink w:anchor="_heading=h.j62jx98hhts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Cronograma de actividades</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w:t>
      </w:r>
    </w:p>
    <w:p w:rsidR="00000000" w:rsidDel="00000000" w:rsidP="00000000" w:rsidRDefault="00000000" w:rsidRPr="00000000" w14:paraId="0000006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81"/>
          <w:tab w:val="right" w:leader="none" w:pos="8892"/>
        </w:tabs>
        <w:spacing w:after="0" w:before="210" w:line="240" w:lineRule="auto"/>
        <w:ind w:left="881" w:right="0" w:hanging="500"/>
        <w:jc w:val="left"/>
        <w:rPr/>
      </w:pPr>
      <w:hyperlink w:anchor="_heading=h.p4xr0qsqpfd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Presupuesto</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892"/>
        </w:tabs>
        <w:spacing w:after="0" w:before="428" w:line="240" w:lineRule="auto"/>
        <w:ind w:left="53" w:right="0" w:firstLine="0"/>
        <w:jc w:val="left"/>
        <w:rPr>
          <w:rFonts w:ascii="Arial" w:cs="Arial" w:eastAsia="Arial" w:hAnsi="Arial"/>
          <w:b w:val="1"/>
          <w:bCs w:val="1"/>
          <w:i w:val="0"/>
          <w:iCs w:val="0"/>
          <w:smallCaps w:val="0"/>
          <w:strike w:val="0"/>
          <w:color w:val="000000"/>
          <w:sz w:val="22"/>
          <w:szCs w:val="22"/>
          <w:u w:val="none"/>
          <w:shd w:fill="auto" w:val="clear"/>
          <w:vertAlign w:val="baseline"/>
        </w:rPr>
        <w:sectPr>
          <w:type w:val="continuous"/>
          <w:pgSz w:h="15840" w:w="12240" w:orient="portrait"/>
          <w:pgMar w:bottom="1097" w:top="1640" w:left="1080" w:right="1080" w:header="0" w:footer="0"/>
        </w:sectPr>
      </w:pPr>
      <w:hyperlink w:anchor="_heading=h.ymlklb62uar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 Bibliográficas</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40</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spacing w:before="0" w:lineRule="auto"/>
        <w:ind w:left="531" w:right="0" w:firstLine="0"/>
        <w:jc w:val="center"/>
        <w:rPr>
          <w:sz w:val="17"/>
          <w:szCs w:val="17"/>
        </w:rPr>
        <w:sectPr>
          <w:type w:val="continuous"/>
          <w:pgSz w:h="15840" w:w="12240" w:orient="portrait"/>
          <w:pgMar w:bottom="280" w:top="1640" w:left="1080" w:right="1080" w:header="0" w:footer="0"/>
        </w:sectPr>
      </w:pPr>
      <w:r w:rsidDel="00000000" w:rsidR="00000000" w:rsidRPr="00000000">
        <w:rPr>
          <w:sz w:val="17"/>
          <w:szCs w:val="17"/>
          <w:rtl w:val="0"/>
        </w:rPr>
        <w:t xml:space="preserve">II</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bookmarkStart w:colFirst="0" w:colLast="0" w:name="bookmark=id.hiurndb8v5a7" w:id="10"/>
    <w:bookmarkEnd w:id="10"/>
    <w:p w:rsidR="00000000" w:rsidDel="00000000" w:rsidP="00000000" w:rsidRDefault="00000000" w:rsidRPr="00000000" w14:paraId="000000AC">
      <w:pPr>
        <w:spacing w:before="0" w:lineRule="auto"/>
        <w:ind w:left="0" w:right="529" w:firstLine="0"/>
        <w:jc w:val="center"/>
        <w:rPr>
          <w:sz w:val="17"/>
          <w:szCs w:val="17"/>
        </w:rPr>
        <w:sectPr>
          <w:headerReference r:id="rId11" w:type="default"/>
          <w:headerReference r:id="rId12" w:type="even"/>
          <w:type w:val="nextPage"/>
          <w:pgSz w:h="15840" w:w="12240" w:orient="portrait"/>
          <w:pgMar w:bottom="280" w:top="2600" w:left="1080" w:right="1080" w:header="2242" w:footer="0"/>
        </w:sectPr>
      </w:pPr>
      <w:bookmarkStart w:colFirst="0" w:colLast="0" w:name="_heading=h.c3lqg1son6qj" w:id="11"/>
      <w:bookmarkEnd w:id="11"/>
      <w:r w:rsidDel="00000000" w:rsidR="00000000" w:rsidRPr="00000000">
        <w:rPr>
          <w:sz w:val="17"/>
          <w:szCs w:val="17"/>
          <w:rtl w:val="0"/>
        </w:rPr>
        <w:t xml:space="preserve">III</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E9">
      <w:pPr>
        <w:spacing w:before="0" w:lineRule="auto"/>
        <w:ind w:left="531" w:right="0" w:firstLine="0"/>
        <w:jc w:val="center"/>
        <w:rPr>
          <w:sz w:val="17"/>
          <w:szCs w:val="17"/>
        </w:rPr>
        <w:sectPr>
          <w:type w:val="nextPage"/>
          <w:pgSz w:h="15840" w:w="12240" w:orient="portrait"/>
          <w:pgMar w:bottom="280" w:top="2600" w:left="1080" w:right="1080" w:header="2242" w:footer="0"/>
        </w:sectPr>
      </w:pPr>
      <w:r w:rsidDel="00000000" w:rsidR="00000000" w:rsidRPr="00000000">
        <w:rPr>
          <w:sz w:val="17"/>
          <w:szCs w:val="17"/>
          <w:rtl w:val="0"/>
        </w:rPr>
        <w:t xml:space="preserve">IV</w:t>
      </w:r>
    </w:p>
    <w:bookmarkStart w:colFirst="0" w:colLast="0" w:name="bookmark=id.gc3fdpxyre6c" w:id="12"/>
    <w:bookmarkEnd w:id="12"/>
    <w:p w:rsidR="00000000" w:rsidDel="00000000" w:rsidP="00000000" w:rsidRDefault="00000000" w:rsidRPr="00000000" w14:paraId="000000EA">
      <w:pPr>
        <w:pStyle w:val="Heading1"/>
        <w:ind w:left="3192" w:firstLine="0"/>
        <w:rPr/>
      </w:pPr>
      <w:bookmarkStart w:colFirst="0" w:colLast="0" w:name="_heading=h.qcqoml93xj42" w:id="13"/>
      <w:bookmarkEnd w:id="13"/>
      <w:r w:rsidDel="00000000" w:rsidR="00000000" w:rsidRPr="00000000">
        <w:rPr>
          <w:rtl w:val="0"/>
        </w:rPr>
        <w:t xml:space="preserve">PLANTEAMIENTO DEL PROBLEMA</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sdt>
      <w:sdtPr>
        <w:id w:val="1399332781"/>
        <w:tag w:val="goog_rdk_24"/>
      </w:sdtPr>
      <w:sdtContent>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86" w:lineRule="auto"/>
            <w:ind w:left="1180" w:right="15" w:firstLine="715"/>
            <w:jc w:val="both"/>
            <w:rPr>
              <w:ins w:author="Marisol Santacruz Rodriguez" w:id="14" w:date="2026-03-11T19:55:41Z"/>
              <w:rFonts w:ascii="Arial" w:cs="Arial" w:eastAsia="Arial" w:hAnsi="Arial"/>
              <w:b w:val="0"/>
              <w:bCs w:val="0"/>
              <w:i w:val="0"/>
              <w:iCs w:val="0"/>
              <w:smallCaps w:val="0"/>
              <w:strike w:val="0"/>
              <w:color w:val="000000"/>
              <w:sz w:val="22"/>
              <w:szCs w:val="22"/>
              <w:u w:val="none"/>
              <w:shd w:fill="auto" w:val="clear"/>
              <w:vertAlign w:val="baseline"/>
            </w:rPr>
          </w:pPr>
          <w:sdt>
            <w:sdtPr>
              <w:id w:val="-127244045"/>
              <w:tag w:val="goog_rdk_1"/>
            </w:sdtPr>
            <w:sdtContent>
              <w:ins w:author="Marisol Santacruz Rodriguez" w:id="0" w:date="2026-03-11T19:52:23Z"/>
              <w:sdt>
                <w:sdtPr>
                  <w:id w:val="-1659722381"/>
                  <w:tag w:val="goog_rdk_2"/>
                </w:sdtPr>
                <w:sdtContent>
                  <w:ins w:author="Marisol Santacruz Rodriguez" w:id="0" w:date="2026-03-11T19:52:23Z">
                    <w:r w:rsidDel="00000000" w:rsidR="00000000" w:rsidRPr="00000000">
                      <w:rPr>
                        <w:rtl w:val="0"/>
                        <w:rPrChange w:author="Marisol Santacruz Rodriguez" w:id="1" w:date="2026-03-11T19:52:23Z">
                          <w:rPr>
                            <w:rFonts w:ascii="Arial" w:cs="Arial" w:eastAsia="Arial" w:hAnsi="Arial"/>
                            <w:b w:val="1"/>
                            <w:bCs w:val="1"/>
                            <w:i w:val="0"/>
                            <w:iCs w:val="0"/>
                            <w:smallCaps w:val="0"/>
                            <w:strike w:val="0"/>
                            <w:color w:val="000000"/>
                            <w:sz w:val="28"/>
                            <w:szCs w:val="28"/>
                            <w:u w:val="none"/>
                            <w:shd w:fill="auto" w:val="clear"/>
                            <w:vertAlign w:val="baseline"/>
                          </w:rPr>
                        </w:rPrChange>
                      </w:rPr>
                      <w:t xml:space="preserve">El aprendizaje de l</w:t>
                    </w:r>
                  </w:ins>
                </w:sdtContent>
              </w:sdt>
              <w:ins w:author="Marisol Santacruz Rodriguez" w:id="0" w:date="2026-03-11T19:52:23Z"/>
            </w:sdtContent>
          </w:sdt>
          <w:sdt>
            <w:sdtPr>
              <w:id w:val="1231253404"/>
              <w:tag w:val="goog_rdk_3"/>
            </w:sdtPr>
            <w:sdtContent>
              <w:del w:author="Marisol Santacruz Rodriguez" w:id="0" w:date="2026-03-11T19:52:23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delText xml:space="preserve">L</w:delText>
                </w:r>
              </w:del>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trigonometría se ha transformado en un componente fundamental en el currículo </w:t>
          </w:r>
          <w:sdt>
            <w:sdtPr>
              <w:id w:val="2146878600"/>
              <w:tag w:val="goog_rdk_4"/>
            </w:sdtPr>
            <w:sdtContent>
              <w:ins w:author="Marisol Santacruz Rodriguez" w:id="2" w:date="2026-03-11T19:52:47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escolar </w:t>
                </w:r>
              </w:ins>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matemáticas en la educación </w:t>
          </w:r>
          <w:sdt>
            <w:sdtPr>
              <w:id w:val="-578069112"/>
              <w:tag w:val="goog_rdk_5"/>
            </w:sdtPr>
            <w:sdtContent>
              <w:commentRangeStart w:id="0"/>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w:t>
          </w:r>
          <w:sdt>
            <w:sdtPr>
              <w:id w:val="508741111"/>
              <w:tag w:val="goog_rdk_6"/>
            </w:sdtPr>
            <w:sdtContent>
              <w:ins w:author="Marisol Santacruz Rodriguez" w:id="3" w:date="2026-03-11T19:52:55Z"/>
              <w:sdt>
                <w:sdtPr>
                  <w:id w:val="662476803"/>
                  <w:tag w:val="goog_rdk_7"/>
                </w:sdtPr>
                <w:sdtContent>
                  <w:ins w:author="Marisol Santacruz Rodriguez" w:id="3" w:date="2026-03-11T19:52:55Z">
                    <w:r w:rsidDel="00000000" w:rsidR="00000000" w:rsidRPr="00000000">
                      <w:rPr>
                        <w:rtl w:val="0"/>
                        <w:rPrChange w:author="Marisol Santacruz Rodriguez" w:id="4" w:date="2026-03-11T19:52:55Z">
                          <w:rPr>
                            <w:rFonts w:ascii="Arial" w:cs="Arial" w:eastAsia="Arial" w:hAnsi="Arial"/>
                            <w:b w:val="0"/>
                            <w:bCs w:val="0"/>
                            <w:i w:val="0"/>
                            <w:iCs w:val="0"/>
                            <w:smallCaps w:val="0"/>
                            <w:strike w:val="0"/>
                            <w:color w:val="000000"/>
                            <w:sz w:val="22"/>
                            <w:szCs w:val="22"/>
                            <w:u w:val="none"/>
                            <w:shd w:fill="auto" w:val="clear"/>
                            <w:vertAlign w:val="baseline"/>
                          </w:rPr>
                        </w:rPrChange>
                      </w:rPr>
                      <w:t xml:space="preserve"> en Colombia, </w:t>
                    </w:r>
                  </w:ins>
                </w:sdtContent>
              </w:sdt>
              <w:ins w:author="Marisol Santacruz Rodriguez" w:id="3" w:date="2026-03-11T19:52:55Z"/>
            </w:sdtContent>
          </w:sdt>
          <w:sdt>
            <w:sdtPr>
              <w:id w:val="1196882296"/>
              <w:tag w:val="goog_rdk_8"/>
            </w:sdtPr>
            <w:sdtContent>
              <w:del w:author="Marisol Santacruz Rodriguez" w:id="3" w:date="2026-03-11T19:52:55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delText xml:space="preserve"> y superior</w:delText>
                </w:r>
              </w:del>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commentRangeEnd w:id="0"/>
          <w:r w:rsidDel="00000000" w:rsidR="00000000" w:rsidRPr="00000000">
            <w:commentReference w:id="0"/>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relacionando </w:t>
          </w:r>
          <w:sdt>
            <w:sdtPr>
              <w:id w:val="1707289904"/>
              <w:tag w:val="goog_rdk_9"/>
            </w:sdtPr>
            <w:sdtContent>
              <w:ins w:author="Marisol Santacruz Rodriguez" w:id="5" w:date="2026-03-11T19:53:22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funciones trigono</w:t>
                </w:r>
              </w:ins>
              <w:sdt>
                <w:sdtPr>
                  <w:id w:val="-1540730647"/>
                  <w:tag w:val="goog_rdk_10"/>
                </w:sdtPr>
                <w:sdtContent>
                  <w:ins w:author="Marisol Santacruz Rodriguez" w:id="5" w:date="2026-03-11T19:53:22Z">
                    <w:r w:rsidDel="00000000" w:rsidR="00000000" w:rsidRPr="00000000">
                      <w:rPr>
                        <w:rtl w:val="0"/>
                        <w:rPrChange w:author="Marisol Santacruz Rodriguez" w:id="6" w:date="2026-03-11T19:53:22Z">
                          <w:rPr>
                            <w:rFonts w:ascii="Arial" w:cs="Arial" w:eastAsia="Arial" w:hAnsi="Arial"/>
                            <w:b w:val="0"/>
                            <w:bCs w:val="0"/>
                            <w:i w:val="0"/>
                            <w:iCs w:val="0"/>
                            <w:smallCaps w:val="0"/>
                            <w:strike w:val="0"/>
                            <w:color w:val="000000"/>
                            <w:sz w:val="22"/>
                            <w:szCs w:val="22"/>
                            <w:u w:val="none"/>
                            <w:shd w:fill="auto" w:val="clear"/>
                            <w:vertAlign w:val="baseline"/>
                          </w:rPr>
                        </w:rPrChange>
                      </w:rPr>
                      <w:t xml:space="preserve">métricas con la </w:t>
                    </w:r>
                  </w:ins>
                </w:sdtContent>
              </w:sdt>
              <w:ins w:author="Marisol Santacruz Rodriguez" w:id="5" w:date="2026-03-11T19:53:22Z"/>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modelación de fenómenos periódicos y </w:t>
          </w:r>
          <w:sdt>
            <w:sdtPr>
              <w:id w:val="559352725"/>
              <w:tag w:val="goog_rdk_11"/>
            </w:sdtPr>
            <w:sdtContent>
              <w:ins w:author="Marisol Santacruz Rodriguez" w:id="7" w:date="2026-03-11T19:53:35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w:t>
                </w:r>
              </w:ins>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representación de variaciones en contextos físicos y naturales (Díaz-Fernández, </w:t>
          </w:r>
          <w:hyperlink w:anchor="_heading=h.n6bqxguxpsw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2014</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Rosa, </w:t>
          </w:r>
          <w:hyperlink w:anchor="_heading=h.7oydk4qo8a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sdt>
            <w:sdtPr>
              <w:id w:val="1504394412"/>
              <w:tag w:val="goog_rdk_12"/>
            </w:sdtPr>
            <w:sdtContent>
              <w:ins w:author="Marisol Santacruz Rodriguez" w:id="8" w:date="2026-03-11T19:53:42Z"/>
              <w:sdt>
                <w:sdtPr>
                  <w:id w:val="903785437"/>
                  <w:tag w:val="goog_rdk_13"/>
                </w:sdtPr>
                <w:sdtContent>
                  <w:ins w:author="Marisol Santacruz Rodriguez" w:id="8" w:date="2026-03-11T19:53:42Z">
                    <w:r w:rsidDel="00000000" w:rsidR="00000000" w:rsidRPr="00000000">
                      <w:rPr>
                        <w:rtl w:val="0"/>
                        <w:rPrChange w:author="Marisol Santacruz Rodriguez" w:id="9" w:date="2026-03-11T19:53:42Z">
                          <w:rPr>
                            <w:rFonts w:ascii="Arial" w:cs="Arial" w:eastAsia="Arial" w:hAnsi="Arial"/>
                            <w:b w:val="0"/>
                            <w:bCs w:val="0"/>
                            <w:i w:val="0"/>
                            <w:iCs w:val="0"/>
                            <w:smallCaps w:val="0"/>
                            <w:strike w:val="0"/>
                            <w:color w:val="000000"/>
                            <w:sz w:val="22"/>
                            <w:szCs w:val="22"/>
                            <w:u w:val="none"/>
                            <w:shd w:fill="auto" w:val="clear"/>
                            <w:vertAlign w:val="baseline"/>
                          </w:rPr>
                        </w:rPrChange>
                      </w:rPr>
                      <w:t xml:space="preserve">E</w:t>
                    </w:r>
                  </w:ins>
                </w:sdtContent>
              </w:sdt>
              <w:ins w:author="Marisol Santacruz Rodriguez" w:id="8" w:date="2026-03-11T19:53:42Z"/>
            </w:sdtContent>
          </w:sdt>
          <w:sdt>
            <w:sdtPr>
              <w:id w:val="971525781"/>
              <w:tag w:val="goog_rdk_14"/>
            </w:sdtPr>
            <w:sdtContent>
              <w:del w:author="Marisol Santacruz Rodriguez" w:id="8" w:date="2026-03-11T19:53:42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delText xml:space="preserve">Diversos e</w:delText>
                </w:r>
              </w:del>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studios </w:t>
          </w:r>
          <w:sdt>
            <w:sdtPr>
              <w:id w:val="-234479382"/>
              <w:tag w:val="goog_rdk_15"/>
            </w:sdtPr>
            <w:sdtContent>
              <w:ins w:author="Marisol Santacruz Rodriguez" w:id="10" w:date="2026-03-11T19:53:46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actuales </w:t>
                </w:r>
              </w:ins>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señalan que la trigonometría ha sido históricamente una de las áreas más desafiantes para los estudiantes en </w:t>
          </w:r>
          <w:sdt>
            <w:sdtPr>
              <w:id w:val="1509930545"/>
              <w:tag w:val="goog_rdk_16"/>
            </w:sdtPr>
            <w:sdtContent>
              <w:ins w:author="Marisol Santacruz Rodriguez" w:id="11" w:date="2026-03-11T19:53:55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w:t>
                </w:r>
              </w:ins>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educación media, </w:t>
          </w:r>
          <w:sdt>
            <w:sdtPr>
              <w:id w:val="-494811912"/>
              <w:tag w:val="goog_rdk_17"/>
            </w:sdtPr>
            <w:sdtContent>
              <w:ins w:author="Marisol Santacruz Rodriguez" w:id="12" w:date="2026-03-11T19:54:2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incluso </w:t>
                </w:r>
                <w:sdt>
                  <w:sdtPr>
                    <w:id w:val="-1804473866"/>
                    <w:tag w:val="goog_rdk_18"/>
                  </w:sdtPr>
                  <w:sdtContent>
                    <w:del w:author="Marisol Santacruz Rodriguez" w:id="12" w:date="2026-03-11T19:54:2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delText xml:space="preserve">hasta la Universidad </w:delText>
                      </w:r>
                    </w:del>
                  </w:sdtContent>
                </w:sdt>
              </w:ins>
            </w:sdtContent>
          </w:sdt>
          <w:sdt>
            <w:sdtPr>
              <w:id w:val="269677607"/>
              <w:tag w:val="goog_rdk_19"/>
            </w:sdtPr>
            <w:sdtContent>
              <w:del w:author="Marisol Santacruz Rodriguez" w:id="12" w:date="2026-03-11T19:54:2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delText xml:space="preserve">trascendiendo </w:delText>
                </w:r>
              </w:del>
              <w:sdt>
                <w:sdtPr>
                  <w:id w:val="65344027"/>
                  <w:tag w:val="goog_rdk_20"/>
                </w:sdtPr>
                <w:sdtContent>
                  <w:commentRangeStart w:id="1"/>
                </w:sdtContent>
              </w:sdt>
              <w:del w:author="Marisol Santacruz Rodriguez" w:id="12" w:date="2026-03-11T19:54:2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delText xml:space="preserve">dichos desafíos de comprensión </w:delText>
                </w:r>
              </w:del>
            </w:sdtContent>
          </w:sdt>
          <w:commentRangeEnd w:id="1"/>
          <w:r w:rsidDel="00000000" w:rsidR="00000000" w:rsidRPr="00000000">
            <w:commentReference w:id="1"/>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hasta los primeros niveles universitarios, tanto en </w:t>
          </w:r>
          <w:sdt>
            <w:sdtPr>
              <w:id w:val="56134644"/>
              <w:tag w:val="goog_rdk_21"/>
            </w:sdtPr>
            <w:sdtContent>
              <w:commentRangeStart w:id="2"/>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términos de comprensión de conceptos</w:t>
          </w:r>
          <w:sdt>
            <w:sdtPr>
              <w:id w:val="-870578191"/>
              <w:tag w:val="goog_rdk_22"/>
            </w:sdtPr>
            <w:sdtContent>
              <w:ins w:author="Marisol Santacruz Rodriguez" w:id="13" w:date="2026-03-11T19:55:2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ins>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commentRangeEnd w:id="2"/>
          <w:r w:rsidDel="00000000" w:rsidR="00000000" w:rsidRPr="00000000">
            <w:commentReference w:id="2"/>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en la aplicabilidad de en contexto de ingeniería (Iriarte et al., </w:t>
          </w:r>
          <w:hyperlink w:anchor="_heading=h.4fi0leptdsj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sdt>
            <w:sdtPr>
              <w:id w:val="-677633889"/>
              <w:tag w:val="goog_rdk_23"/>
            </w:sdtPr>
            <w:sdtContent>
              <w:ins w:author="Marisol Santacruz Rodriguez" w:id="14" w:date="2026-03-11T19:55:41Z">
                <w:r w:rsidDel="00000000" w:rsidR="00000000" w:rsidRPr="00000000">
                  <w:rPr>
                    <w:rtl w:val="0"/>
                  </w:rPr>
                </w:r>
              </w:ins>
            </w:sdtContent>
          </w:sdt>
        </w:p>
      </w:sdtContent>
    </w:sdt>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86" w:lineRule="auto"/>
        <w:ind w:left="1180" w:right="15" w:firstLine="71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sdt>
        <w:sdtPr>
          <w:id w:val="-1229902477"/>
          <w:tag w:val="goog_rdk_25"/>
        </w:sdtPr>
        <w:sdtContent>
          <w:ins w:author="Marisol Santacruz Rodriguez" w:id="15" w:date="2026-03-11T19:55:43Z"/>
          <w:sdt>
            <w:sdtPr>
              <w:id w:val="566382000"/>
              <w:tag w:val="goog_rdk_26"/>
            </w:sdtPr>
            <w:sdtContent>
              <w:ins w:author="Marisol Santacruz Rodriguez" w:id="15" w:date="2026-03-11T19:55:43Z">
                <w:r w:rsidDel="00000000" w:rsidR="00000000" w:rsidRPr="00000000">
                  <w:rPr>
                    <w:rtl w:val="0"/>
                    <w:rPrChange w:author="Marisol Santacruz Rodriguez" w:id="16" w:date="2026-03-11T19:55:43Z">
                      <w:rPr>
                        <w:rFonts w:ascii="Arial" w:cs="Arial" w:eastAsia="Arial" w:hAnsi="Arial"/>
                        <w:b w:val="0"/>
                        <w:bCs w:val="0"/>
                        <w:i w:val="0"/>
                        <w:iCs w:val="0"/>
                        <w:smallCaps w:val="0"/>
                        <w:strike w:val="0"/>
                        <w:color w:val="000000"/>
                        <w:sz w:val="22"/>
                        <w:szCs w:val="22"/>
                        <w:u w:val="none"/>
                        <w:shd w:fill="auto" w:val="clear"/>
                        <w:vertAlign w:val="baseline"/>
                      </w:rPr>
                    </w:rPrChange>
                  </w:rPr>
                  <w:t xml:space="preserve">o</w:t>
                </w:r>
              </w:ins>
            </w:sdtContent>
          </w:sdt>
          <w:ins w:author="Marisol Santacruz Rodriguez" w:id="15" w:date="2026-03-11T19:55:43Z"/>
        </w:sdtContent>
      </w:sdt>
      <w:sdt>
        <w:sdtPr>
          <w:id w:val="1269301012"/>
          <w:tag w:val="goog_rdk_27"/>
        </w:sdtPr>
        <w:sdtContent>
          <w:del w:author="Marisol Santacruz Rodriguez" w:id="15" w:date="2026-03-11T19:55:43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delText xml:space="preserve">ó</w:delText>
            </w:r>
          </w:del>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 bien indican </w:t>
      </w:r>
      <w:r w:rsidDel="00000000" w:rsidR="00000000" w:rsidRPr="00000000">
        <w:rPr>
          <w:rtl w:val="0"/>
        </w:rPr>
        <w:t xml:space="preserve">Rodríguez (</w:t>
      </w:r>
      <w:hyperlink w:anchor="_heading=h.obi1636w9xt2">
        <w:r w:rsidDel="00000000" w:rsidR="00000000" w:rsidRPr="00000000">
          <w:rPr>
            <w:rtl w:val="0"/>
          </w:rPr>
          <w:t xml:space="preserve">2018</w:t>
        </w:r>
      </w:hyperlink>
      <w:r w:rsidDel="00000000" w:rsidR="00000000" w:rsidRPr="00000000">
        <w:rPr>
          <w:rtl w:val="0"/>
        </w:rPr>
        <w:t xml:space="preserve">) 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Lazo y Matute (</w:t>
      </w:r>
      <w:hyperlink w:anchor="_heading=h.ostvcgvk8an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la enseñanza de la trigonometría debe ser abordada desde prácticas pedagógicas innovadoras que </w:t>
      </w:r>
      <w:r w:rsidDel="00000000" w:rsidR="00000000" w:rsidRPr="00000000">
        <w:rPr>
          <w:rtl w:val="0"/>
        </w:rPr>
        <w:t xml:space="preserve">promuevan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comprensión profunda y el pensamiento crítico, en lugar de la mera memorización de fórmulas y procedimientos, lo cual limita la construcción de aprendizajes significativos (Cadalso, </w:t>
      </w:r>
      <w:hyperlink w:anchor="_heading=h.847lwbnrz8o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Fiallo Leal, </w:t>
      </w:r>
      <w:hyperlink w:anchor="_heading=h.aki04n2tzri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 tanto, es crucial identificar enfoques pedagógicos efectivos que </w:t>
      </w:r>
      <w:sdt>
        <w:sdtPr>
          <w:id w:val="1420385442"/>
          <w:tag w:val="goog_rdk_28"/>
        </w:sdtPr>
        <w:sdtContent>
          <w:ins w:author="Marisol Santacruz Rodriguez" w:id="17" w:date="2026-03-04T21:11:30Z"/>
          <w:sdt>
            <w:sdtPr>
              <w:id w:val="-52578676"/>
              <w:tag w:val="goog_rdk_29"/>
            </w:sdtPr>
            <w:sdtContent>
              <w:ins w:author="Marisol Santacruz Rodriguez" w:id="17" w:date="2026-03-04T21:11:30Z">
                <w:r w:rsidDel="00000000" w:rsidR="00000000" w:rsidRPr="00000000">
                  <w:rPr>
                    <w:rtl w:val="0"/>
                    <w:rPrChange w:author="Marisol Santacruz Rodriguez" w:id="18" w:date="2026-03-04T21:11:30Z">
                      <w:rPr>
                        <w:rFonts w:ascii="Arial" w:cs="Arial" w:eastAsia="Arial" w:hAnsi="Arial"/>
                        <w:b w:val="0"/>
                        <w:bCs w:val="0"/>
                        <w:i w:val="0"/>
                        <w:iCs w:val="0"/>
                        <w:smallCaps w:val="0"/>
                        <w:strike w:val="0"/>
                        <w:color w:val="000000"/>
                        <w:sz w:val="22"/>
                        <w:szCs w:val="22"/>
                        <w:u w:val="none"/>
                        <w:shd w:fill="auto" w:val="clear"/>
                        <w:vertAlign w:val="baseline"/>
                      </w:rPr>
                    </w:rPrChange>
                  </w:rPr>
                  <w:t xml:space="preserve">contextualizan</w:t>
                </w:r>
              </w:ins>
            </w:sdtContent>
          </w:sdt>
          <w:ins w:author="Marisol Santacruz Rodriguez" w:id="17" w:date="2026-03-04T21:11:30Z"/>
        </w:sdtContent>
      </w:sdt>
      <w:sdt>
        <w:sdtPr>
          <w:id w:val="-1205107206"/>
          <w:tag w:val="goog_rdk_30"/>
        </w:sdtPr>
        <w:sdtContent>
          <w:del w:author="Marisol Santacruz Rodriguez" w:id="17" w:date="2026-03-04T21:11:30Z"/>
          <w:sdt>
            <w:sdtPr>
              <w:id w:val="1844347342"/>
              <w:tag w:val="goog_rdk_31"/>
            </w:sdtPr>
            <w:sdtContent>
              <w:del w:author="Marisol Santacruz Rodriguez" w:id="17" w:date="2026-03-04T21:11:30Z">
                <w:r w:rsidDel="00000000" w:rsidR="00000000" w:rsidRPr="00000000">
                  <w:rPr>
                    <w:rtl w:val="0"/>
                    <w:rPrChange w:author="Marisol Santacruz Rodriguez" w:id="18" w:date="2026-03-04T21:11:30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contextualicen</w:delText>
                </w:r>
              </w:del>
            </w:sdtContent>
          </w:sdt>
          <w:del w:author="Marisol Santacruz Rodriguez" w:id="17" w:date="2026-03-04T21:11:30Z"/>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aprendizaje para mejorar la comprensión y aplicación de la trigonometría en escenarios del mundo real (Zambrano-Choez et al., </w:t>
      </w:r>
      <w:hyperlink w:anchor="_heading=h.uipaw9f1php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sectPr>
          <w:headerReference r:id="rId13" w:type="default"/>
          <w:type w:val="nextPage"/>
          <w:pgSz w:h="15840" w:w="12240" w:orient="portrait"/>
          <w:pgMar w:bottom="280" w:top="2940" w:left="1080" w:right="1080" w:header="1133.8582677165355" w:footer="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Cómo señalan </w:t>
      </w:r>
      <w:r w:rsidDel="00000000" w:rsidR="00000000" w:rsidRPr="00000000">
        <w:rPr>
          <w:rtl w:val="0"/>
        </w:rPr>
        <w:t xml:space="preserve">Torres-Corrales et al. (</w:t>
      </w:r>
      <w:hyperlink w:anchor="_heading=h.bi3868pi24ic">
        <w:r w:rsidDel="00000000" w:rsidR="00000000" w:rsidRPr="00000000">
          <w:rPr>
            <w:rtl w:val="0"/>
          </w:rPr>
          <w:t xml:space="preserve">2021</w:t>
        </w:r>
      </w:hyperlink>
      <w:r w:rsidDel="00000000" w:rsidR="00000000" w:rsidRPr="00000000">
        <w:rPr>
          <w:rtl w:val="0"/>
        </w:rPr>
        <w:t xml:space="preserve">)</w:t>
      </w:r>
      <w:sdt>
        <w:sdtPr>
          <w:id w:val="-933797945"/>
          <w:tag w:val="goog_rdk_32"/>
        </w:sdtPr>
        <w:sdtContent>
          <w:ins w:author="Marisol Santacruz Rodriguez" w:id="19" w:date="2026-03-11T20:03:09Z">
            <w:r w:rsidDel="00000000" w:rsidR="00000000" w:rsidRPr="00000000">
              <w:rPr>
                <w:rtl w:val="0"/>
              </w:rPr>
              <w:t xml:space="preserve"> y </w:t>
            </w:r>
          </w:ins>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Rosa (</w:t>
      </w:r>
      <w:hyperlink w:anchor="_heading=h.7oydk4qo8a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sdt>
        <w:sdtPr>
          <w:id w:val="1937530081"/>
          <w:tag w:val="goog_rdk_33"/>
        </w:sdtPr>
        <w:sdtContent>
          <w:ins w:author="Marisol Santacruz Rodriguez" w:id="20" w:date="2026-03-11T20:03:33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ins>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sdt>
        <w:sdtPr>
          <w:id w:val="1655137455"/>
          <w:tag w:val="goog_rdk_34"/>
        </w:sdtPr>
        <w:sdtContent>
          <w:del w:author="Marisol Santacruz Rodriguez" w:id="21" w:date="2026-03-11T20:03:13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delText xml:space="preserve">y , U</w:delText>
            </w:r>
          </w:del>
        </w:sdtContent>
      </w:sdt>
      <w:sdt>
        <w:sdtPr>
          <w:id w:val="-1493215366"/>
          <w:tag w:val="goog_rdk_35"/>
        </w:sdtPr>
        <w:sdtContent>
          <w:ins w:author="Marisol Santacruz Rodriguez" w:id="21" w:date="2026-03-11T20:03:13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w:t>
            </w:r>
          </w:ins>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 de las dificultades más comunes que enfrentan los </w:t>
      </w:r>
      <w:sdt>
        <w:sdtPr>
          <w:id w:val="1352390948"/>
          <w:tag w:val="goog_rdk_36"/>
        </w:sdtPr>
        <w:sdtContent>
          <w:commentRangeStart w:id="3"/>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estudiantes d</w:t>
      </w:r>
      <w:commentRangeEnd w:id="3"/>
      <w:r w:rsidDel="00000000" w:rsidR="00000000" w:rsidRPr="00000000">
        <w:commentReference w:id="3"/>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educación media </w:t>
      </w:r>
      <w:sdt>
        <w:sdtPr>
          <w:id w:val="377294255"/>
          <w:tag w:val="goog_rdk_37"/>
        </w:sdtPr>
        <w:sdtContent>
          <w:del w:author="Marisol Santacruz Rodriguez" w:id="22" w:date="2026-03-04T21:11:38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delText xml:space="preserve">y superior </w:delText>
            </w:r>
          </w:del>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la transición desde el tratamiento geométrico de las razones trigonométricas relacionadas al triángulo rectángulo, hacia la interpretación de las funciones trigonométricas como entidades </w:t>
      </w:r>
      <w:sdt>
        <w:sdtPr>
          <w:id w:val="1144917602"/>
          <w:tag w:val="goog_rdk_38"/>
        </w:sdtPr>
        <w:sdtContent>
          <w:ins w:author="Marisol Santacruz Rodriguez" w:id="23" w:date="2026-03-04T21:11:41Z"/>
          <w:sdt>
            <w:sdtPr>
              <w:id w:val="-2107806667"/>
              <w:tag w:val="goog_rdk_39"/>
            </w:sdtPr>
            <w:sdtContent>
              <w:ins w:author="Marisol Santacruz Rodriguez" w:id="23" w:date="2026-03-04T21:11:41Z">
                <w:r w:rsidDel="00000000" w:rsidR="00000000" w:rsidRPr="00000000">
                  <w:rPr>
                    <w:rtl w:val="0"/>
                    <w:rPrChange w:author="Marisol Santacruz Rodriguez" w:id="24" w:date="2026-03-04T21:11:41Z">
                      <w:rPr>
                        <w:rFonts w:ascii="Arial" w:cs="Arial" w:eastAsia="Arial" w:hAnsi="Arial"/>
                        <w:b w:val="0"/>
                        <w:bCs w:val="0"/>
                        <w:i w:val="0"/>
                        <w:iCs w:val="0"/>
                        <w:smallCaps w:val="0"/>
                        <w:strike w:val="0"/>
                        <w:color w:val="000000"/>
                        <w:sz w:val="22"/>
                        <w:szCs w:val="22"/>
                        <w:u w:val="none"/>
                        <w:shd w:fill="auto" w:val="clear"/>
                        <w:vertAlign w:val="baseline"/>
                      </w:rPr>
                    </w:rPrChange>
                  </w:rPr>
                  <w:t xml:space="preserve">dinámicas,</w:t>
                </w:r>
              </w:ins>
            </w:sdtContent>
          </w:sdt>
          <w:ins w:author="Marisol Santacruz Rodriguez" w:id="23" w:date="2026-03-04T21:11:41Z"/>
        </w:sdtContent>
      </w:sdt>
      <w:sdt>
        <w:sdtPr>
          <w:id w:val="-1149031314"/>
          <w:tag w:val="goog_rdk_40"/>
        </w:sdtPr>
        <w:sdtContent>
          <w:del w:author="Marisol Santacruz Rodriguez" w:id="23" w:date="2026-03-04T21:11:41Z"/>
          <w:sdt>
            <w:sdtPr>
              <w:id w:val="1080037363"/>
              <w:tag w:val="goog_rdk_41"/>
            </w:sdtPr>
            <w:sdtContent>
              <w:del w:author="Marisol Santacruz Rodriguez" w:id="23" w:date="2026-03-04T21:11:41Z">
                <w:r w:rsidDel="00000000" w:rsidR="00000000" w:rsidRPr="00000000">
                  <w:rPr>
                    <w:rtl w:val="0"/>
                    <w:rPrChange w:author="Marisol Santacruz Rodriguez" w:id="24" w:date="2026-03-04T21:11:41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diná- micas</w:delText>
                </w:r>
              </w:del>
            </w:sdtContent>
          </w:sdt>
          <w:del w:author="Marisol Santacruz Rodriguez" w:id="23" w:date="2026-03-04T21:11:41Z"/>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definidas en los números reales</w:t>
      </w:r>
      <w:sdt>
        <w:sdtPr>
          <w:id w:val="-600572834"/>
          <w:tag w:val="goog_rdk_42"/>
        </w:sdtPr>
        <w:sdtContent>
          <w:ins w:author="Marisol Santacruz Rodriguez" w:id="25" w:date="2026-03-11T20:04:28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ins>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 modelan fenómenos periódicos. Esta transición conceptual es fundamental para el desarrollo de habilidades matemáticas pues permite </w:t>
      </w:r>
      <w:sdt>
        <w:sdtPr>
          <w:id w:val="-149497796"/>
          <w:tag w:val="goog_rdk_43"/>
        </w:sdtPr>
        <w:sdtContent>
          <w:ins w:author="Marisol Santacruz Rodriguez" w:id="26" w:date="2026-03-04T21:11:43Z"/>
          <w:sdt>
            <w:sdtPr>
              <w:id w:val="-899520845"/>
              <w:tag w:val="goog_rdk_44"/>
            </w:sdtPr>
            <w:sdtContent>
              <w:ins w:author="Marisol Santacruz Rodriguez" w:id="26" w:date="2026-03-04T21:11:43Z">
                <w:r w:rsidDel="00000000" w:rsidR="00000000" w:rsidRPr="00000000">
                  <w:rPr>
                    <w:rtl w:val="0"/>
                    <w:rPrChange w:author="Marisol Santacruz Rodriguez" w:id="27" w:date="2026-03-04T21:11:43Z">
                      <w:rPr>
                        <w:rFonts w:ascii="Arial" w:cs="Arial" w:eastAsia="Arial" w:hAnsi="Arial"/>
                        <w:b w:val="0"/>
                        <w:bCs w:val="0"/>
                        <w:i w:val="0"/>
                        <w:iCs w:val="0"/>
                        <w:smallCaps w:val="0"/>
                        <w:strike w:val="0"/>
                        <w:color w:val="000000"/>
                        <w:sz w:val="22"/>
                        <w:szCs w:val="22"/>
                        <w:u w:val="none"/>
                        <w:shd w:fill="auto" w:val="clear"/>
                        <w:vertAlign w:val="baseline"/>
                      </w:rPr>
                    </w:rPrChange>
                  </w:rPr>
                  <w:t xml:space="preserve">comprender</w:t>
                </w:r>
              </w:ins>
            </w:sdtContent>
          </w:sdt>
          <w:ins w:author="Marisol Santacruz Rodriguez" w:id="26" w:date="2026-03-04T21:11:43Z"/>
        </w:sdtContent>
      </w:sdt>
      <w:sdt>
        <w:sdtPr>
          <w:id w:val="1585413297"/>
          <w:tag w:val="goog_rdk_45"/>
        </w:sdtPr>
        <w:sdtContent>
          <w:del w:author="Marisol Santacruz Rodriguez" w:id="26" w:date="2026-03-04T21:11:43Z"/>
          <w:sdt>
            <w:sdtPr>
              <w:id w:val="1187813148"/>
              <w:tag w:val="goog_rdk_46"/>
            </w:sdtPr>
            <w:sdtContent>
              <w:del w:author="Marisol Santacruz Rodriguez" w:id="26" w:date="2026-03-04T21:11:43Z">
                <w:r w:rsidDel="00000000" w:rsidR="00000000" w:rsidRPr="00000000">
                  <w:rPr>
                    <w:rtl w:val="0"/>
                    <w:rPrChange w:author="Marisol Santacruz Rodriguez" w:id="27" w:date="2026-03-04T21:11:43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com- prender</w:delText>
                </w:r>
              </w:del>
            </w:sdtContent>
          </w:sdt>
          <w:del w:author="Marisol Santacruz Rodriguez" w:id="26" w:date="2026-03-04T21:11:43Z"/>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conceptos elementales como por ejemplo, la transformación de un ángulo definido</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círculo unitario a su representación asociada a magnitudes físicas y naturales como; desplazamiento, velocidad y aceleración en contextos de física e ingeniería (Escalante Godoy, </w:t>
      </w:r>
      <w:hyperlink w:anchor="_heading=h.9ht6tngoqbk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2018</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0"/>
        <w:jc w:val="both"/>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48" w:right="1149" w:firstLine="71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muchas escuelas de Colombia, la dificultad para enseñar trigonometría arranca incluso antes de entrar al tema central: los estudiantes llegan con fragilidades en áreas </w:t>
      </w:r>
      <w:sdt>
        <w:sdtPr>
          <w:id w:val="-2120270349"/>
          <w:tag w:val="goog_rdk_47"/>
        </w:sdtPr>
        <w:sdtContent>
          <w:ins w:author="Marisol Santacruz Rodriguez" w:id="28" w:date="2026-03-04T21:12:40Z"/>
          <w:sdt>
            <w:sdtPr>
              <w:id w:val="-1004995054"/>
              <w:tag w:val="goog_rdk_48"/>
            </w:sdtPr>
            <w:sdtContent>
              <w:ins w:author="Marisol Santacruz Rodriguez" w:id="28" w:date="2026-03-04T21:12:40Z">
                <w:r w:rsidDel="00000000" w:rsidR="00000000" w:rsidRPr="00000000">
                  <w:rPr>
                    <w:rtl w:val="0"/>
                    <w:rPrChange w:author="Marisol Santacruz Rodriguez" w:id="29" w:date="2026-03-04T21:12:40Z">
                      <w:rPr>
                        <w:rFonts w:ascii="Arial" w:cs="Arial" w:eastAsia="Arial" w:hAnsi="Arial"/>
                        <w:b w:val="0"/>
                        <w:bCs w:val="0"/>
                        <w:i w:val="0"/>
                        <w:iCs w:val="0"/>
                        <w:smallCaps w:val="0"/>
                        <w:strike w:val="0"/>
                        <w:color w:val="000000"/>
                        <w:sz w:val="22"/>
                        <w:szCs w:val="22"/>
                        <w:u w:val="none"/>
                        <w:shd w:fill="auto" w:val="clear"/>
                        <w:vertAlign w:val="baseline"/>
                      </w:rPr>
                    </w:rPrChange>
                  </w:rPr>
                  <w:t xml:space="preserve">esenciales</w:t>
                </w:r>
              </w:ins>
            </w:sdtContent>
          </w:sdt>
          <w:ins w:author="Marisol Santacruz Rodriguez" w:id="28" w:date="2026-03-04T21:12:40Z"/>
        </w:sdtContent>
      </w:sdt>
      <w:sdt>
        <w:sdtPr>
          <w:id w:val="1872823016"/>
          <w:tag w:val="goog_rdk_49"/>
        </w:sdtPr>
        <w:sdtContent>
          <w:del w:author="Marisol Santacruz Rodriguez" w:id="28" w:date="2026-03-04T21:12:40Z"/>
          <w:sdt>
            <w:sdtPr>
              <w:id w:val="1221959650"/>
              <w:tag w:val="goog_rdk_50"/>
            </w:sdtPr>
            <w:sdtContent>
              <w:del w:author="Marisol Santacruz Rodriguez" w:id="28" w:date="2026-03-04T21:12:40Z">
                <w:r w:rsidDel="00000000" w:rsidR="00000000" w:rsidRPr="00000000">
                  <w:rPr>
                    <w:rtl w:val="0"/>
                    <w:rPrChange w:author="Marisol Santacruz Rodriguez" w:id="29" w:date="2026-03-04T21:12:40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esen- ciales</w:delText>
                </w:r>
              </w:del>
            </w:sdtContent>
          </w:sdt>
          <w:del w:author="Marisol Santacruz Rodriguez" w:id="28" w:date="2026-03-04T21:12:40Z"/>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como fracciones, funciones lineales y generalización algebraica, todas fundamentales para abordar contenidos trigonométricos con sentido (Alarcón Echeverri, </w:t>
      </w:r>
      <w:hyperlink w:anchor="_heading=h.d7wvfsufq29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2024</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Informes del Estado y evaluaciones externas muestran claramente que estas carencias no se corrigen: varias cohortes exhiben bajo desempeño en Matemáticas, especialmente en habilidades de razonamiento, interpretación funcional y pensamiento variacional (</w:t>
      </w:r>
      <w:sdt>
        <w:sdtPr>
          <w:id w:val="1109882762"/>
          <w:tag w:val="goog_rdk_51"/>
        </w:sdtPr>
        <w:sdtContent>
          <w:ins w:author="Marisol Santacruz Rodriguez" w:id="30" w:date="2026-03-04T21:12:49Z"/>
          <w:sdt>
            <w:sdtPr>
              <w:id w:val="-1009228171"/>
              <w:tag w:val="goog_rdk_52"/>
            </w:sdtPr>
            <w:sdtContent>
              <w:ins w:author="Marisol Santacruz Rodriguez" w:id="30" w:date="2026-03-04T21:12:49Z">
                <w:r w:rsidDel="00000000" w:rsidR="00000000" w:rsidRPr="00000000">
                  <w:rPr>
                    <w:rtl w:val="0"/>
                    <w:rPrChange w:author="Marisol Santacruz Rodriguez" w:id="31" w:date="2026-03-04T21:12:49Z">
                      <w:rPr>
                        <w:rFonts w:ascii="Arial" w:cs="Arial" w:eastAsia="Arial" w:hAnsi="Arial"/>
                        <w:b w:val="0"/>
                        <w:bCs w:val="0"/>
                        <w:i w:val="0"/>
                        <w:iCs w:val="0"/>
                        <w:smallCaps w:val="0"/>
                        <w:strike w:val="0"/>
                        <w:color w:val="000000"/>
                        <w:sz w:val="22"/>
                        <w:szCs w:val="22"/>
                        <w:u w:val="none"/>
                        <w:shd w:fill="auto" w:val="clear"/>
                        <w:vertAlign w:val="baseline"/>
                      </w:rPr>
                    </w:rPrChange>
                  </w:rPr>
                  <w:t xml:space="preserve">Icfes</w:t>
                </w:r>
              </w:ins>
            </w:sdtContent>
          </w:sdt>
          <w:ins w:author="Marisol Santacruz Rodriguez" w:id="30" w:date="2026-03-04T21:12:49Z"/>
        </w:sdtContent>
      </w:sdt>
      <w:sdt>
        <w:sdtPr>
          <w:id w:val="260702273"/>
          <w:tag w:val="goog_rdk_53"/>
        </w:sdtPr>
        <w:sdtContent>
          <w:del w:author="Marisol Santacruz Rodriguez" w:id="30" w:date="2026-03-04T21:12:49Z"/>
          <w:sdt>
            <w:sdtPr>
              <w:id w:val="1212509303"/>
              <w:tag w:val="goog_rdk_54"/>
            </w:sdtPr>
            <w:sdtContent>
              <w:del w:author="Marisol Santacruz Rodriguez" w:id="30" w:date="2026-03-04T21:12:49Z">
                <w:r w:rsidDel="00000000" w:rsidR="00000000" w:rsidRPr="00000000">
                  <w:rPr>
                    <w:rtl w:val="0"/>
                    <w:rPrChange w:author="Marisol Santacruz Rodriguez" w:id="31" w:date="2026-03-04T21:12: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Ifces</w:delText>
                </w:r>
              </w:del>
            </w:sdtContent>
          </w:sdt>
          <w:del w:author="Marisol Santacruz Rodriguez" w:id="30" w:date="2026-03-04T21:12:49Z"/>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anchor="_heading=h.yhf1mrca7ja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2024</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Ministerio de Educación Nacional MEN, </w:t>
      </w:r>
      <w:hyperlink w:anchor="_heading=h.9egpunvyqp1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2019</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46" w:right="1149" w:firstLine="71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Ese contexto</w:t>
      </w:r>
      <w:sdt>
        <w:sdtPr>
          <w:id w:val="332175283"/>
          <w:tag w:val="goog_rdk_55"/>
        </w:sdtPr>
        <w:sdtContent>
          <w:ins w:author="Marisol Santacruz Rodriguez" w:id="32" w:date="2026-03-04T21:12:53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ins>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sdt>
        <w:sdtPr>
          <w:id w:val="-2124713475"/>
          <w:tag w:val="goog_rdk_56"/>
        </w:sdtPr>
        <w:sdtContent>
          <w:commentRangeStart w:id="4"/>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hace que el paso de la trigonometría en triángulo rectángulo hacia un tratamiento funcional donde seno, coseno o tangente </w:t>
      </w:r>
      <w:commentRangeEnd w:id="4"/>
      <w:r w:rsidDel="00000000" w:rsidR="00000000" w:rsidRPr="00000000">
        <w:commentReference w:id="4"/>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entienden como funciones sobre los reales </w:t>
      </w:r>
      <w:sdt>
        <w:sdtPr>
          <w:id w:val="-1349523677"/>
          <w:tag w:val="goog_rdk_57"/>
        </w:sdtPr>
        <w:sdtContent>
          <w:ins w:author="Marisol Santacruz Rodriguez" w:id="33" w:date="2026-03-04T21:12:56Z"/>
          <w:sdt>
            <w:sdtPr>
              <w:id w:val="-1820987156"/>
              <w:tag w:val="goog_rdk_58"/>
            </w:sdtPr>
            <w:sdtContent>
              <w:ins w:author="Marisol Santacruz Rodriguez" w:id="33" w:date="2026-03-04T21:12:56Z">
                <w:r w:rsidDel="00000000" w:rsidR="00000000" w:rsidRPr="00000000">
                  <w:rPr>
                    <w:rtl w:val="0"/>
                    <w:rPrChange w:author="Marisol Santacruz Rodriguez" w:id="34" w:date="2026-03-04T21:12:56Z">
                      <w:rPr>
                        <w:rFonts w:ascii="Arial" w:cs="Arial" w:eastAsia="Arial" w:hAnsi="Arial"/>
                        <w:b w:val="0"/>
                        <w:bCs w:val="0"/>
                        <w:i w:val="0"/>
                        <w:iCs w:val="0"/>
                        <w:smallCaps w:val="0"/>
                        <w:strike w:val="0"/>
                        <w:color w:val="000000"/>
                        <w:sz w:val="22"/>
                        <w:szCs w:val="22"/>
                        <w:u w:val="none"/>
                        <w:shd w:fill="auto" w:val="clear"/>
                        <w:vertAlign w:val="baseline"/>
                      </w:rPr>
                    </w:rPrChange>
                  </w:rPr>
                  <w:t xml:space="preserve">resulta</w:t>
                </w:r>
              </w:ins>
            </w:sdtContent>
          </w:sdt>
          <w:ins w:author="Marisol Santacruz Rodriguez" w:id="33" w:date="2026-03-04T21:12:56Z"/>
        </w:sdtContent>
      </w:sdt>
      <w:sdt>
        <w:sdtPr>
          <w:id w:val="37238066"/>
          <w:tag w:val="goog_rdk_59"/>
        </w:sdtPr>
        <w:sdtContent>
          <w:del w:author="Marisol Santacruz Rodriguez" w:id="33" w:date="2026-03-04T21:12:56Z"/>
          <w:sdt>
            <w:sdtPr>
              <w:id w:val="1119323364"/>
              <w:tag w:val="goog_rdk_60"/>
            </w:sdtPr>
            <w:sdtContent>
              <w:del w:author="Marisol Santacruz Rodriguez" w:id="33" w:date="2026-03-04T21:12:56Z">
                <w:r w:rsidDel="00000000" w:rsidR="00000000" w:rsidRPr="00000000">
                  <w:rPr>
                    <w:rtl w:val="0"/>
                    <w:rPrChange w:author="Marisol Santacruz Rodriguez" w:id="34" w:date="2026-03-04T21:12:56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resulte</w:delText>
                </w:r>
              </w:del>
            </w:sdtContent>
          </w:sdt>
          <w:del w:author="Marisol Santacruz Rodriguez" w:id="33" w:date="2026-03-04T21:12:56Z"/>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particularmente complejo. En los análisis de errores de estudiantes colombianos de grado décimo se documentan dificultades frecuentes: confusión entre razo- nes geométricas y funciones, problemas para graficar funciones trigonométricas, y errores al intentar interpretar esas funciones como herramientas para modelar fenómenos reales (Rueda, </w:t>
      </w:r>
      <w:hyperlink w:anchor="_heading=h.7oydk4qo8a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2012</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Zubieta, </w:t>
      </w:r>
      <w:hyperlink w:anchor="_heading=h.fvrexov573d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2018</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muchos entornos escolares colombianos las dificultades de los estudiantes no se explican únicamente por vacíos individuales, sino por una tradición pedagógica que ha privilegiado la repetición de fórmulas y un tratamiento desconectado de la </w:t>
      </w:r>
      <w:sdt>
        <w:sdtPr>
          <w:id w:val="-513870888"/>
          <w:tag w:val="goog_rdk_61"/>
        </w:sdtPr>
        <w:sdtContent>
          <w:commentRangeStart w:id="5"/>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realidad</w:t>
      </w:r>
      <w:commentRangeEnd w:id="5"/>
      <w:r w:rsidDel="00000000" w:rsidR="00000000" w:rsidRPr="00000000">
        <w:commentReference w:id="5"/>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Estudios recientes que revisan tesis doctorales sobre didáctica de la trigonometría evidencian que tanto los docentes como los estudiantes enfrentan deficiencias conceptuales y pedagógicas al trabajar funciones trigonométricas (Rosa, </w:t>
      </w:r>
      <w:hyperlink w:anchor="_heading=h.7oydk4qo8a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Cuando la enseñanza se limita a </w:t>
      </w:r>
      <w:sdt>
        <w:sdtPr>
          <w:id w:val="1069980219"/>
          <w:tag w:val="goog_rdk_62"/>
        </w:sdtPr>
        <w:sdtContent>
          <w:ins w:author="Marisol Santacruz Rodriguez" w:id="35" w:date="2026-03-04T21:13:00Z"/>
          <w:sdt>
            <w:sdtPr>
              <w:id w:val="-594801726"/>
              <w:tag w:val="goog_rdk_63"/>
            </w:sdtPr>
            <w:sdtContent>
              <w:ins w:author="Marisol Santacruz Rodriguez" w:id="35" w:date="2026-03-04T21:13:00Z">
                <w:r w:rsidDel="00000000" w:rsidR="00000000" w:rsidRPr="00000000">
                  <w:rPr>
                    <w:rtl w:val="0"/>
                    <w:rPrChange w:author="Marisol Santacruz Rodriguez" w:id="36" w:date="2026-03-04T21:13:00Z">
                      <w:rPr>
                        <w:rFonts w:ascii="Arial" w:cs="Arial" w:eastAsia="Arial" w:hAnsi="Arial"/>
                        <w:b w:val="0"/>
                        <w:bCs w:val="0"/>
                        <w:i w:val="0"/>
                        <w:iCs w:val="0"/>
                        <w:smallCaps w:val="0"/>
                        <w:strike w:val="0"/>
                        <w:color w:val="000000"/>
                        <w:sz w:val="22"/>
                        <w:szCs w:val="22"/>
                        <w:u w:val="none"/>
                        <w:shd w:fill="auto" w:val="clear"/>
                        <w:vertAlign w:val="baseline"/>
                      </w:rPr>
                    </w:rPrChange>
                  </w:rPr>
                  <w:t xml:space="preserve">triángulos</w:t>
                </w:r>
              </w:ins>
            </w:sdtContent>
          </w:sdt>
          <w:ins w:author="Marisol Santacruz Rodriguez" w:id="35" w:date="2026-03-04T21:13:00Z"/>
        </w:sdtContent>
      </w:sdt>
      <w:sdt>
        <w:sdtPr>
          <w:id w:val="-1020160125"/>
          <w:tag w:val="goog_rdk_64"/>
        </w:sdtPr>
        <w:sdtContent>
          <w:del w:author="Marisol Santacruz Rodriguez" w:id="35" w:date="2026-03-04T21:13:00Z"/>
          <w:sdt>
            <w:sdtPr>
              <w:id w:val="1181824007"/>
              <w:tag w:val="goog_rdk_65"/>
            </w:sdtPr>
            <w:sdtContent>
              <w:del w:author="Marisol Santacruz Rodriguez" w:id="35" w:date="2026-03-04T21:13:00Z">
                <w:r w:rsidDel="00000000" w:rsidR="00000000" w:rsidRPr="00000000">
                  <w:rPr>
                    <w:rtl w:val="0"/>
                    <w:rPrChange w:author="Marisol Santacruz Rodriguez" w:id="36" w:date="2026-03-04T21:13:00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triángu- los</w:delText>
                </w:r>
              </w:del>
            </w:sdtContent>
          </w:sdt>
          <w:del w:author="Marisol Santacruz Rodriguez" w:id="35" w:date="2026-03-04T21:13:00Z"/>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rectángulos y ejercicios rutinarios, se reduce la posibilidad de desarrollar pensamiento matemático de orden superior, razonamiento funcional o comprensión real del significado de seno, coseno o tangente (Delgado et al., </w:t>
      </w:r>
      <w:hyperlink w:anchor="_heading=h.tyc3f01hh1m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0" w:right="15" w:firstLine="71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alternativas didácticas recientes indican que sustituir prácticas memorísticas por estrategias contextualizadas, activas y tecnológicas mejora el aprendizaje de la </w:t>
      </w:r>
      <w:sdt>
        <w:sdtPr>
          <w:id w:val="2007955620"/>
          <w:tag w:val="goog_rdk_66"/>
        </w:sdtPr>
        <w:sdtContent>
          <w:ins w:author="Marisol Santacruz Rodriguez" w:id="37" w:date="2026-03-04T21:13:28Z"/>
          <w:sdt>
            <w:sdtPr>
              <w:id w:val="-441259594"/>
              <w:tag w:val="goog_rdk_67"/>
            </w:sdtPr>
            <w:sdtContent>
              <w:ins w:author="Marisol Santacruz Rodriguez" w:id="37" w:date="2026-03-04T21:13:28Z">
                <w:r w:rsidDel="00000000" w:rsidR="00000000" w:rsidRPr="00000000">
                  <w:rPr>
                    <w:rtl w:val="0"/>
                    <w:rPrChange w:author="Marisol Santacruz Rodriguez" w:id="38" w:date="2026-03-04T21:13:28Z">
                      <w:rPr>
                        <w:rFonts w:ascii="Arial" w:cs="Arial" w:eastAsia="Arial" w:hAnsi="Arial"/>
                        <w:b w:val="0"/>
                        <w:bCs w:val="0"/>
                        <w:i w:val="0"/>
                        <w:iCs w:val="0"/>
                        <w:smallCaps w:val="0"/>
                        <w:strike w:val="0"/>
                        <w:color w:val="000000"/>
                        <w:sz w:val="22"/>
                        <w:szCs w:val="22"/>
                        <w:u w:val="none"/>
                        <w:shd w:fill="auto" w:val="clear"/>
                        <w:vertAlign w:val="baseline"/>
                      </w:rPr>
                    </w:rPrChange>
                  </w:rPr>
                  <w:t xml:space="preserve">trigonometría</w:t>
                </w:r>
              </w:ins>
            </w:sdtContent>
          </w:sdt>
          <w:ins w:author="Marisol Santacruz Rodriguez" w:id="37" w:date="2026-03-04T21:13:28Z"/>
        </w:sdtContent>
      </w:sdt>
      <w:sdt>
        <w:sdtPr>
          <w:id w:val="499190107"/>
          <w:tag w:val="goog_rdk_68"/>
        </w:sdtPr>
        <w:sdtContent>
          <w:del w:author="Marisol Santacruz Rodriguez" w:id="37" w:date="2026-03-04T21:13:28Z"/>
          <w:sdt>
            <w:sdtPr>
              <w:id w:val="-873472537"/>
              <w:tag w:val="goog_rdk_69"/>
            </w:sdtPr>
            <w:sdtContent>
              <w:del w:author="Marisol Santacruz Rodriguez" w:id="37" w:date="2026-03-04T21:13:28Z">
                <w:r w:rsidDel="00000000" w:rsidR="00000000" w:rsidRPr="00000000">
                  <w:rPr>
                    <w:rtl w:val="0"/>
                    <w:rPrChange w:author="Marisol Santacruz Rodriguez" w:id="38" w:date="2026-03-04T21:13:28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trigonome- tría</w:delText>
                </w:r>
              </w:del>
            </w:sdtContent>
          </w:sdt>
          <w:del w:author="Marisol Santacruz Rodriguez" w:id="37" w:date="2026-03-04T21:13:28Z"/>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particular, la implementación del aula invertida permite dedicar el tiempo de clase a resolver problemas, recibir retroalimentación inmediata y promover actividades de </w:t>
      </w:r>
      <w:sdt>
        <w:sdtPr>
          <w:id w:val="1200372430"/>
          <w:tag w:val="goog_rdk_70"/>
        </w:sdtPr>
        <w:sdtContent>
          <w:ins w:author="Marisol Santacruz Rodriguez" w:id="39" w:date="2026-03-04T21:13:30Z"/>
          <w:sdt>
            <w:sdtPr>
              <w:id w:val="-881791594"/>
              <w:tag w:val="goog_rdk_71"/>
            </w:sdtPr>
            <w:sdtContent>
              <w:ins w:author="Marisol Santacruz Rodriguez" w:id="39" w:date="2026-03-04T21:13:30Z">
                <w:r w:rsidDel="00000000" w:rsidR="00000000" w:rsidRPr="00000000">
                  <w:rPr>
                    <w:rtl w:val="0"/>
                    <w:rPrChange w:author="Marisol Santacruz Rodriguez" w:id="40" w:date="2026-03-04T21:13:30Z">
                      <w:rPr>
                        <w:rFonts w:ascii="Arial" w:cs="Arial" w:eastAsia="Arial" w:hAnsi="Arial"/>
                        <w:b w:val="0"/>
                        <w:bCs w:val="0"/>
                        <w:i w:val="0"/>
                        <w:iCs w:val="0"/>
                        <w:smallCaps w:val="0"/>
                        <w:strike w:val="0"/>
                        <w:color w:val="000000"/>
                        <w:sz w:val="22"/>
                        <w:szCs w:val="22"/>
                        <w:u w:val="none"/>
                        <w:shd w:fill="auto" w:val="clear"/>
                        <w:vertAlign w:val="baseline"/>
                      </w:rPr>
                    </w:rPrChange>
                  </w:rPr>
                  <w:t xml:space="preserve">razonamiento</w:t>
                </w:r>
              </w:ins>
            </w:sdtContent>
          </w:sdt>
          <w:ins w:author="Marisol Santacruz Rodriguez" w:id="39" w:date="2026-03-04T21:13:30Z"/>
        </w:sdtContent>
      </w:sdt>
      <w:sdt>
        <w:sdtPr>
          <w:id w:val="891961964"/>
          <w:tag w:val="goog_rdk_72"/>
        </w:sdtPr>
        <w:sdtContent>
          <w:del w:author="Marisol Santacruz Rodriguez" w:id="39" w:date="2026-03-04T21:13:30Z"/>
          <w:sdt>
            <w:sdtPr>
              <w:id w:val="1475933540"/>
              <w:tag w:val="goog_rdk_73"/>
            </w:sdtPr>
            <w:sdtContent>
              <w:del w:author="Marisol Santacruz Rodriguez" w:id="39" w:date="2026-03-04T21:13:30Z">
                <w:r w:rsidDel="00000000" w:rsidR="00000000" w:rsidRPr="00000000">
                  <w:rPr>
                    <w:rtl w:val="0"/>
                    <w:rPrChange w:author="Marisol Santacruz Rodriguez" w:id="40" w:date="2026-03-04T21:13:30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razona- miento</w:delText>
                </w:r>
              </w:del>
            </w:sdtContent>
          </w:sdt>
          <w:del w:author="Marisol Santacruz Rodriguez" w:id="39" w:date="2026-03-04T21:13:30Z"/>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 que se traduce en mayor comprensión conceptual y mejor rendimiento en pruebas específicas de trigonometría. (Benítez, </w:t>
      </w:r>
      <w:hyperlink w:anchor="_heading=h.4naf2usdks7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2022</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Estudios aplicados en secundaria y educación superior muestran aumentos en la motivación y en la participación, además de mejoras en la capacidad para graficar funciones trigonométricas y relacionarlas con contextos reales (Delgado et al., </w:t>
      </w:r>
      <w:hyperlink w:anchor="_heading=h.n6bqxguxpsw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2024</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21" w:firstLine="708"/>
        <w:jc w:val="both"/>
        <w:rPr>
          <w:rFonts w:ascii="Arial" w:cs="Arial" w:eastAsia="Arial" w:hAnsi="Arial"/>
          <w:b w:val="0"/>
          <w:bCs w:val="0"/>
          <w:i w:val="0"/>
          <w:iCs w:val="0"/>
          <w:smallCaps w:val="0"/>
          <w:strike w:val="0"/>
          <w:color w:val="000000"/>
          <w:sz w:val="22"/>
          <w:szCs w:val="22"/>
          <w:u w:val="none"/>
          <w:shd w:fill="auto" w:val="clear"/>
          <w:vertAlign w:val="baseline"/>
        </w:rPr>
      </w:pPr>
      <w:sdt>
        <w:sdtPr>
          <w:id w:val="-676104317"/>
          <w:tag w:val="goog_rdk_74"/>
        </w:sdtPr>
        <w:sdtContent>
          <w:commentRangeStart w:id="6"/>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tanto</w:t>
      </w:r>
      <w:sdt>
        <w:sdtPr>
          <w:id w:val="516757183"/>
          <w:tag w:val="goog_rdk_75"/>
        </w:sdtPr>
        <w:sdtContent>
          <w:ins w:author="Marisol Santacruz Rodriguez" w:id="41" w:date="2026-03-04T21:13:25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ins>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conviene no aceptar que las dificultades sean inherentes a los estudiantes; más bien deben analizarse como parte de un sistema de enseñanza que necesita renovarse, de modo que la trigonometría deje de ser un conjunto de reglas para convertirse en una herramienta de razonamiento matemático real y transferible.</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9"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Frente a este panorama, las </w:t>
      </w:r>
      <w:r w:rsidDel="00000000" w:rsidR="00000000" w:rsidRPr="00000000">
        <w:rPr>
          <w:rtl w:val="0"/>
        </w:rPr>
        <w:t xml:space="preserve">tecnologías digitales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 sido incorporadas </w:t>
      </w:r>
      <w:r w:rsidDel="00000000" w:rsidR="00000000" w:rsidRPr="00000000">
        <w:rPr>
          <w:rtl w:val="0"/>
        </w:rPr>
        <w:t xml:space="preserve">progresivamente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como mediadores didácticos para favorecer la comprensión conceptual de la trigonometría (Calderón, </w:t>
      </w:r>
      <w:hyperlink w:anchor="_heading=h.qe9035cfaxr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2024</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particular, los ambientes de Geometría Dinámica como; </w:t>
      </w:r>
      <w:sdt>
        <w:sdtPr>
          <w:id w:val="-1495587154"/>
          <w:tag w:val="goog_rdk_76"/>
        </w:sdtPr>
        <w:sdtContent>
          <w:commentRangeStart w:id="7"/>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GeoGebra han mostrado efectos positivos en la articulación entre los registros geométrico, algebraico y gráfico;</w:t>
      </w:r>
      <w:commentRangeEnd w:id="7"/>
      <w:r w:rsidDel="00000000" w:rsidR="00000000" w:rsidRPr="00000000">
        <w:commentReference w:id="7"/>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así mismo, facilitan la exploración de la variación y la visualización de relaciones trigonométricas en contextos dinámicos (Agudelo Carvajal &amp; Pérez Reyes, </w:t>
      </w:r>
      <w:hyperlink w:anchor="_heading=h.d7wvfsufq29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2020</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0" w:right="15" w:firstLine="71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w:t>
      </w:r>
      <w:sdt>
        <w:sdtPr>
          <w:id w:val="-226278508"/>
          <w:tag w:val="goog_rdk_77"/>
        </w:sdtPr>
        <w:sdtContent>
          <w:ins w:author="Marisol Santacruz Rodriguez" w:id="42" w:date="2026-03-11T20:18:05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ese sentido, en </w:t>
            </w:r>
          </w:ins>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años recientes, la Inteligencia Artificial (IA) ha emergido como una tecnología con potencial transformador en los sistemas educativos, al posibilitar procesos de </w:t>
      </w:r>
      <w:r w:rsidDel="00000000" w:rsidR="00000000" w:rsidRPr="00000000">
        <w:rPr>
          <w:rtl w:val="0"/>
        </w:rPr>
        <w:t xml:space="preserve">personalización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retroalimentación adaptativa y análisis automatizado del desempeño estudiantil (Romero Alonso et al., </w:t>
      </w:r>
      <w:hyperlink w:anchor="_heading=h.1vlbpxfofw3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2024</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Particularmente, en el campo de la educación matemática, la IA se ha utilizado para fortalecer la comprensión de funciones, mejorar el razonamiento </w:t>
      </w:r>
      <w:r w:rsidDel="00000000" w:rsidR="00000000" w:rsidRPr="00000000">
        <w:rPr>
          <w:rtl w:val="0"/>
        </w:rPr>
        <w:t xml:space="preserve">algebraico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facilitar la transición entre representaciones matemáticas (Castillo Del Pezo et al., </w:t>
      </w:r>
      <w:sdt>
        <w:sdtPr>
          <w:id w:val="-1986869104"/>
          <w:tag w:val="goog_rdk_78"/>
        </w:sdtPr>
        <w:sdtContent>
          <w:commentRangeStart w:id="8"/>
        </w:sdtContent>
      </w:sdt>
      <w:hyperlink w:anchor="_heading=h.uzobuzmgl6p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2024</w:t>
        </w:r>
      </w:hyperlink>
      <w:commentRangeEnd w:id="8"/>
      <w:r w:rsidDel="00000000" w:rsidR="00000000" w:rsidRPr="00000000">
        <w:commentReference w:id="8"/>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0" w:right="15" w:firstLine="715"/>
        <w:jc w:val="both"/>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0" w:right="15" w:firstLine="715"/>
        <w:jc w:val="both"/>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0" w:right="15" w:firstLine="715"/>
        <w:jc w:val="both"/>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0" w:right="15" w:firstLine="71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acuerdo con lo anterior, analizar cómo la IA y las herramientas digitales pueden integrarse en la enseñanza de la trigonometría constituye una línea de investigación </w:t>
      </w:r>
      <w:r w:rsidDel="00000000" w:rsidR="00000000" w:rsidRPr="00000000">
        <w:rPr>
          <w:rtl w:val="0"/>
        </w:rPr>
        <w:t xml:space="preserve">pertinente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necesaria. Su estudio no solo permite comprender los alcances pedagógicos de estas tecnologías, sino también identificar estrategias potenciales para fortalecer el </w:t>
      </w:r>
      <w:r w:rsidDel="00000000" w:rsidR="00000000" w:rsidRPr="00000000">
        <w:rPr>
          <w:rtl w:val="0"/>
        </w:rPr>
        <w:t xml:space="preserve">aprendizaje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significativo y promover una transición sólida desde la concepción geométrica hacia la </w:t>
      </w:r>
      <w:bookmarkStart w:colFirst="0" w:colLast="0" w:name="bookmark=id.539d4a7ms9ut" w:id="14"/>
      <w:bookmarkEnd w:id="1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comprensión funcional de las funciones trigonométricas trigonométricas.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dt>
      <w:sdtPr>
        <w:id w:val="-1662306960"/>
        <w:tag w:val="goog_rdk_81"/>
      </w:sdtPr>
      <w:sdtContent>
        <w:p w:rsidR="00000000" w:rsidDel="00000000" w:rsidP="00000000" w:rsidRDefault="00000000" w:rsidRPr="00000000" w14:paraId="00000107">
          <w:pPr>
            <w:pStyle w:val="Heading2"/>
            <w:numPr>
              <w:ilvl w:val="1"/>
              <w:numId w:val="2"/>
            </w:numPr>
            <w:tabs>
              <w:tab w:val="left" w:leader="none" w:pos="625"/>
            </w:tabs>
            <w:spacing w:after="0" w:before="0" w:line="240" w:lineRule="auto"/>
            <w:ind w:left="625" w:right="0" w:hanging="572"/>
            <w:jc w:val="left"/>
            <w:rPr>
              <w:del w:author="Marisol Santacruz Rodriguez" w:id="43" w:date="2026-03-11T20:57:31Z"/>
            </w:rPr>
          </w:pPr>
          <w:sdt>
            <w:sdtPr>
              <w:id w:val="284383340"/>
              <w:tag w:val="goog_rdk_80"/>
            </w:sdtPr>
            <w:sdtContent>
              <w:del w:author="Marisol Santacruz Rodriguez" w:id="43" w:date="2026-03-11T20:57:31Z">
                <w:r w:rsidDel="00000000" w:rsidR="00000000" w:rsidRPr="00000000">
                  <w:rPr>
                    <w:rtl w:val="0"/>
                  </w:rPr>
                  <w:delText xml:space="preserve">Declaración de la pregunta problema</w:delText>
                </w:r>
              </w:del>
            </w:sdtContent>
          </w:sdt>
        </w:p>
      </w:sdtContent>
    </w:sdt>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panorama descrito evidencia una problemática estructural en la enseñanza de la trigonometría en educación media colombiana. Por un lado, persisten dificultades </w:t>
      </w:r>
      <w:r w:rsidDel="00000000" w:rsidR="00000000" w:rsidRPr="00000000">
        <w:rPr>
          <w:rtl w:val="0"/>
        </w:rPr>
        <w:t xml:space="preserve">pedagógicas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arraigadas en enfoques memorísticos y descontextualizados que limitan la construcción de aprendizajes significativos (Delgado et al., </w:t>
      </w:r>
      <w:hyperlink w:anchor="_heading=h.tyc3f01hh1m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Fiallo Leal, </w:t>
      </w:r>
      <w:hyperlink w:anchor="_heading=h.aki04n2tzri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 otro lado, las deficiencias conceptuales acumuladas en áreas fundamentales como álgebra y funciones constituyen barreras que impiden a los estudiantes desarrollar comprensión profunda de las funciones trigonométricas y su aplicación en contextos de modelación matemática (Alarcón Echeverri, </w:t>
      </w:r>
      <w:hyperlink w:anchor="_heading=h.d7wvfsufq29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2024</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Zubieta, </w:t>
      </w:r>
      <w:hyperlink w:anchor="_heading=h.fvrexov573d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2018</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46" w:right="1149" w:firstLine="715"/>
        <w:jc w:val="both"/>
        <w:rPr>
          <w:rFonts w:ascii="Arial" w:cs="Arial" w:eastAsia="Arial" w:hAnsi="Arial"/>
          <w:b w:val="0"/>
          <w:bCs w:val="0"/>
          <w:i w:val="0"/>
          <w:iCs w:val="0"/>
          <w:smallCaps w:val="0"/>
          <w:strike w:val="0"/>
          <w:color w:val="000000"/>
          <w:sz w:val="22"/>
          <w:szCs w:val="22"/>
          <w:u w:val="none"/>
          <w:shd w:fill="auto" w:val="clear"/>
          <w:vertAlign w:val="baseline"/>
        </w:rPr>
      </w:pPr>
      <w:sdt>
        <w:sdtPr>
          <w:id w:val="-1631274996"/>
          <w:tag w:val="goog_rdk_82"/>
        </w:sdtPr>
        <w:sdtContent>
          <w:commentRangeStart w:id="9"/>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transición desde el tratamiento geométrico de las razones trigonométricas ha- cia su interpretación como funciones definidas en los números reales representa un salto cognitivo que demanda mediaciones didácticas específicas y fundamentadas teóricame</w:t>
      </w:r>
      <w:commentRangeEnd w:id="9"/>
      <w:r w:rsidDel="00000000" w:rsidR="00000000" w:rsidRPr="00000000">
        <w:commentReference w:id="9"/>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nte (Rosa, </w:t>
      </w:r>
      <w:hyperlink w:anchor="_heading=h.7oydk4qo8a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Torres-Corrales et al., </w:t>
      </w:r>
      <w:hyperlink w:anchor="_heading=h.bi3868pi24i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2021</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 transición no es meramente procedimental, sino que implica la construcción de nuevos significados matemáticos, la articulación entre múltiples representaciones semióticas y el desarrollo de habilidades de razonamiento </w:t>
      </w:r>
      <w:r w:rsidDel="00000000" w:rsidR="00000000" w:rsidRPr="00000000">
        <w:rPr>
          <w:rtl w:val="0"/>
        </w:rPr>
        <w:t xml:space="preserve">matemático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avanzado (Chacón et al., </w:t>
      </w:r>
      <w:hyperlink w:anchor="_heading=h.n1cgwrj1mz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2007</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Iriarte et al., </w:t>
      </w:r>
      <w:hyperlink w:anchor="_heading=h.4fi0leptdsj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sectPr>
          <w:headerReference r:id="rId14" w:type="default"/>
          <w:headerReference r:id="rId15" w:type="even"/>
          <w:type w:val="nextPage"/>
          <w:pgSz w:h="15840" w:w="12240" w:orient="portrait"/>
          <w:pgMar w:bottom="280" w:top="1300" w:left="1080" w:right="1080" w:header="1047" w:footer="0"/>
          <w:pgNumType w:start="3"/>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este contexto, la integración de tecnologías digitales en la educación matemática ha mostrado potencial para transformar las prácticas de enseñanza y enriquecer los </w:t>
      </w:r>
      <w:r w:rsidDel="00000000" w:rsidR="00000000" w:rsidRPr="00000000">
        <w:rPr>
          <w:rtl w:val="0"/>
        </w:rPr>
        <w:t xml:space="preserve">procesos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aprendizaje. Los ambientes de geometría dinámica han demostrado efectividad en la visualización y exploración de conceptos trigonométricos (González Posada Acosta et al., </w:t>
      </w:r>
      <w:hyperlink w:anchor="_heading=h.3els58l3wp2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2017</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Herrera Castañeda, </w:t>
      </w:r>
      <w:hyperlink w:anchor="_heading=h.e1u03o968nj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 embargo, la irrupción de la Inteligencia Artificial como herramienta educativa abre nuevas posibilidades aún insuficientemente exploradas en el campo específico de la enseñanza de la trigonometría (Jiménez, </w:t>
      </w:r>
      <w:hyperlink w:anchor="_heading=h.sjhuvikom2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Panqueban &amp;</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Huincahue, </w:t>
      </w:r>
      <w:hyperlink w:anchor="_heading=h.716dvsjysdp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2024a</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2" w:right="15" w:firstLine="714.000000000000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IA presenta características diferenciadoras respecto a otras tecnologías educa- tivas: capacidad de personalización adaptativa del aprendizaje, generación de retroalimen- tación contextualizada en tiempo real, identificación automática de patrones de error, y po- tencial para diseñar trayectorias de aprendizaje individualizadas (Guamán Cajilema et al., </w:t>
      </w:r>
      <w:hyperlink w:anchor="_heading=h.7bmahx9cvz3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Hariyanto et al., </w:t>
      </w:r>
      <w:hyperlink w:anchor="_heading=h.vh07o8o8a2f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Estas características convergen con los principios del apren- dizaje significativo, la teoría de situaciones didácticas y los enfoques socioconstructivistas que fundamentan las reformas curriculares contemporáneas en educación matemática (Go- vender, </w:t>
      </w:r>
      <w:hyperlink w:anchor="_heading=h.7bmahx9cvz3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2024</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Salazar Méndez, </w:t>
      </w:r>
      <w:hyperlink w:anchor="_heading=h.7i7gagpccs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2020</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dt>
      <w:sdtPr>
        <w:id w:val="-647140091"/>
        <w:tag w:val="goog_rdk_84"/>
      </w:sdtPr>
      <w:sdtContent>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15" w:firstLine="708"/>
            <w:jc w:val="both"/>
            <w:rPr>
              <w:ins w:author="Marisol Santacruz Rodriguez" w:id="44" w:date="2026-03-11T20:57:39Z"/>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obstante, la mera disponibilidad de herramientas tecnológicas sofisticadas no garantiza la transformación de las prácticas pedagógicas ni la mejora en los aprendizajes estudiantiles. Como señala la investigación en didáctica de las matemáticas, la tecnología debe integrarse mediante el diseño cuidadoso de tareas matemáticas intencionadas, teó- ricamente fundamentadas y alineadas con objetivos de aprendizaje específicos (Leung &amp; Bolite-Frant, </w:t>
          </w:r>
          <w:hyperlink w:anchor="_heading=h.r9lvmqw6y03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Rodríguez Gallegos et al., </w:t>
          </w:r>
          <w:hyperlink w:anchor="_heading=h.wswp2v8w3y9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2016</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sdt>
            <w:sdtPr>
              <w:id w:val="1461865104"/>
              <w:tag w:val="goog_rdk_83"/>
            </w:sdtPr>
            <w:sdtContent>
              <w:ins w:author="Marisol Santacruz Rodriguez" w:id="44" w:date="2026-03-11T20:57:39Z">
                <w:r w:rsidDel="00000000" w:rsidR="00000000" w:rsidRPr="00000000">
                  <w:rPr>
                    <w:rtl w:val="0"/>
                  </w:rPr>
                </w:r>
              </w:ins>
            </w:sdtContent>
          </w:sdt>
        </w:p>
      </w:sdtContent>
    </w:sdt>
    <w:sdt>
      <w:sdtPr>
        <w:id w:val="943935794"/>
        <w:tag w:val="goog_rdk_87"/>
      </w:sdtPr>
      <w:sdtContent>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15" w:firstLine="708"/>
            <w:jc w:val="both"/>
            <w:rPr>
              <w:ins w:author="Marisol Santacruz Rodriguez" w:id="44" w:date="2026-03-11T20:57:39Z"/>
              <w:rPrChange w:author="Marisol Santacruz Rodriguez" w:id="45" w:date="2026-03-11T20:57:39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04073622"/>
              <w:tag w:val="goog_rdk_85"/>
            </w:sdtPr>
            <w:sdtContent>
              <w:ins w:author="Marisol Santacruz Rodriguez" w:id="44" w:date="2026-03-11T20:57:39Z"/>
              <w:sdt>
                <w:sdtPr>
                  <w:id w:val="-1656413269"/>
                  <w:tag w:val="goog_rdk_86"/>
                </w:sdtPr>
                <w:sdtContent>
                  <w:ins w:author="Marisol Santacruz Rodriguez" w:id="44" w:date="2026-03-11T20:57:39Z">
                    <w:r w:rsidDel="00000000" w:rsidR="00000000" w:rsidRPr="00000000">
                      <w:rPr>
                        <w:rtl w:val="0"/>
                      </w:rPr>
                    </w:r>
                  </w:ins>
                </w:sdtContent>
              </w:sdt>
              <w:ins w:author="Marisol Santacruz Rodriguez" w:id="44" w:date="2026-03-11T20:57:39Z"/>
            </w:sdtContent>
          </w:sdt>
        </w:p>
      </w:sdtContent>
    </w:sdt>
    <w:sdt>
      <w:sdtPr>
        <w:id w:val="-1336913804"/>
        <w:tag w:val="goog_rdk_90"/>
      </w:sdtPr>
      <w:sdtContent>
        <w:p w:rsidR="00000000" w:rsidDel="00000000" w:rsidP="00000000" w:rsidRDefault="00000000" w:rsidRPr="00000000" w14:paraId="00000117">
          <w:pPr>
            <w:pStyle w:val="Heading2"/>
            <w:numPr>
              <w:ilvl w:val="1"/>
              <w:numId w:val="2"/>
            </w:numPr>
            <w:tabs>
              <w:tab w:val="left" w:leader="none" w:pos="625"/>
            </w:tabs>
            <w:ind w:left="625" w:hanging="572"/>
            <w:rPr>
              <w:ins w:author="Marisol Santacruz Rodriguez" w:id="44" w:date="2026-03-11T20:57:39Z"/>
            </w:rPr>
          </w:pPr>
          <w:sdt>
            <w:sdtPr>
              <w:id w:val="-638512584"/>
              <w:tag w:val="goog_rdk_88"/>
            </w:sdtPr>
            <w:sdtContent>
              <w:ins w:author="Marisol Santacruz Rodriguez" w:id="44" w:date="2026-03-11T20:57:39Z"/>
              <w:sdt>
                <w:sdtPr>
                  <w:id w:val="-504467767"/>
                  <w:tag w:val="goog_rdk_89"/>
                </w:sdtPr>
                <w:sdtContent>
                  <w:ins w:author="Marisol Santacruz Rodriguez" w:id="44" w:date="2026-03-11T20:57:39Z">
                    <w:r w:rsidDel="00000000" w:rsidR="00000000" w:rsidRPr="00000000">
                      <w:rPr>
                        <w:rtl w:val="0"/>
                        <w:rPrChange w:author="Marisol Santacruz Rodriguez" w:id="45" w:date="2026-03-11T20:57:39Z">
                          <w:rPr>
                            <w:rFonts w:ascii="Arial" w:cs="Arial" w:eastAsia="Arial" w:hAnsi="Arial"/>
                            <w:b w:val="0"/>
                            <w:bCs w:val="0"/>
                            <w:i w:val="0"/>
                            <w:iCs w:val="0"/>
                            <w:smallCaps w:val="0"/>
                            <w:strike w:val="0"/>
                            <w:color w:val="000000"/>
                            <w:sz w:val="22"/>
                            <w:szCs w:val="22"/>
                            <w:u w:val="none"/>
                            <w:shd w:fill="auto" w:val="clear"/>
                            <w:vertAlign w:val="baseline"/>
                          </w:rPr>
                        </w:rPrChange>
                      </w:rPr>
                      <w:t xml:space="preserve">Declaración de la pregunta problema</w:t>
                    </w:r>
                  </w:ins>
                </w:sdtContent>
              </w:sdt>
              <w:ins w:author="Marisol Santacruz Rodriguez" w:id="44" w:date="2026-03-11T20:57:39Z">
                <w:bookmarkStart w:colFirst="0" w:colLast="0" w:name="_heading=h.57u4n4t2ujwv" w:id="15"/>
                <w:bookmarkEnd w:id="15"/>
              </w:ins>
            </w:sdtContent>
          </w:sdt>
        </w:p>
      </w:sdtContent>
    </w:sdt>
    <w:sdt>
      <w:sdtPr>
        <w:id w:val="2118230256"/>
        <w:tag w:val="goog_rdk_92"/>
      </w:sdtPr>
      <w:sdtContent>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15" w:firstLine="708"/>
            <w:jc w:val="both"/>
            <w:rPr>
              <w:rPrChange w:author="Marisol Santacruz Rodriguez" w:id="45" w:date="2026-03-11T20:57:39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20560349"/>
              <w:tag w:val="goog_rdk_91"/>
            </w:sdtPr>
            <w:sdtContent>
              <w:r w:rsidDel="00000000" w:rsidR="00000000" w:rsidRPr="00000000">
                <w:rPr>
                  <w:rtl w:val="0"/>
                </w:rPr>
              </w:r>
            </w:sdtContent>
          </w:sdt>
        </w:p>
      </w:sdtContent>
    </w:sdt>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Surge entonces la necesidad de investigar cómo se pueden diseñar e implementar tareas matemáticas que, mediadas por inteligencia artificial, contribuyan efectivamente al desarrollo del pensamiento trigonométrico y a la comprensión profunda de las funciones trigonométricas e hiperbólicas en estudiantes de educación media. Esta problemática articula dimensiones pedagógicas, tecnológicas, epistemológicas y didácticas que requieren ser abordadas de manera integrada y sistemática, considerando especialmente las analogías y diferencias entre ambos tipos de funciones.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consecuencia, la presente investigación plantea la siguiente pregunta problema:</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pPr>
      <w:r w:rsidDel="00000000" w:rsidR="00000000" w:rsidRPr="00000000">
        <w:rPr>
          <w:rtl w:val="0"/>
        </w:rPr>
      </w:r>
    </w:p>
    <w:p w:rsidR="00000000" w:rsidDel="00000000" w:rsidP="00000000" w:rsidRDefault="00000000" w:rsidRPr="00000000" w14:paraId="00000123">
      <w:pPr>
        <w:spacing w:before="1" w:line="386" w:lineRule="auto"/>
        <w:ind w:left="1717" w:right="0" w:hanging="453"/>
        <w:jc w:val="left"/>
        <w:rPr>
          <w:b w:val="1"/>
          <w:bCs w:val="1"/>
          <w:i w:val="1"/>
          <w:iCs w:val="1"/>
        </w:rPr>
      </w:pPr>
      <w:r w:rsidDel="00000000" w:rsidR="00000000" w:rsidRPr="00000000">
        <w:rPr>
          <w:rtl w:val="0"/>
        </w:rPr>
      </w:r>
    </w:p>
    <w:p w:rsidR="00000000" w:rsidDel="00000000" w:rsidP="00000000" w:rsidRDefault="00000000" w:rsidRPr="00000000" w14:paraId="00000124">
      <w:pPr>
        <w:spacing w:before="1" w:line="386" w:lineRule="auto"/>
        <w:ind w:left="1275.5905511811022" w:right="0" w:firstLine="0"/>
        <w:jc w:val="center"/>
        <w:rPr>
          <w:b w:val="1"/>
          <w:bCs w:val="1"/>
          <w:i w:val="1"/>
          <w:iCs w:val="1"/>
          <w:sz w:val="22"/>
          <w:szCs w:val="22"/>
        </w:rPr>
        <w:sectPr>
          <w:type w:val="nextPage"/>
          <w:pgSz w:h="15840" w:w="12240" w:orient="portrait"/>
          <w:pgMar w:bottom="280" w:top="1300" w:left="1080" w:right="1080" w:header="1047" w:footer="0"/>
        </w:sectPr>
      </w:pPr>
      <w:r w:rsidDel="00000000" w:rsidR="00000000" w:rsidRPr="00000000">
        <w:rPr>
          <w:b w:val="1"/>
          <w:bCs w:val="1"/>
          <w:i w:val="1"/>
          <w:iCs w:val="1"/>
          <w:sz w:val="22"/>
          <w:szCs w:val="22"/>
          <w:rtl w:val="0"/>
        </w:rPr>
        <w:t xml:space="preserve">¿Cómo el diseño e implementación de tareas matemáticas, que integran </w:t>
      </w:r>
      <w:r w:rsidDel="00000000" w:rsidR="00000000" w:rsidRPr="00000000">
        <w:rPr>
          <w:b w:val="1"/>
          <w:bCs w:val="1"/>
          <w:i w:val="1"/>
          <w:iCs w:val="1"/>
          <w:sz w:val="22"/>
          <w:szCs w:val="22"/>
          <w:rtl w:val="0"/>
        </w:rPr>
        <w:t xml:space="preserve">inteligencia artificial</w:t>
      </w:r>
      <w:r w:rsidDel="00000000" w:rsidR="00000000" w:rsidRPr="00000000">
        <w:rPr>
          <w:b w:val="1"/>
          <w:bCs w:val="1"/>
          <w:i w:val="1"/>
          <w:iCs w:val="1"/>
          <w:sz w:val="22"/>
          <w:szCs w:val="22"/>
          <w:rtl w:val="0"/>
        </w:rPr>
        <w:t xml:space="preserve"> generativa, pueden contribuir al desarrollo </w:t>
      </w:r>
      <w:r w:rsidDel="00000000" w:rsidR="00000000" w:rsidRPr="00000000">
        <w:rPr>
          <w:b w:val="1"/>
          <w:bCs w:val="1"/>
          <w:i w:val="1"/>
          <w:iCs w:val="1"/>
          <w:sz w:val="22"/>
          <w:szCs w:val="22"/>
          <w:rtl w:val="0"/>
        </w:rPr>
        <w:t xml:space="preserve">del pensamiento trigonométrico de estudiantes de educaci</w:t>
      </w:r>
      <w:r w:rsidDel="00000000" w:rsidR="00000000" w:rsidRPr="00000000">
        <w:rPr>
          <w:b w:val="1"/>
          <w:bCs w:val="1"/>
          <w:i w:val="1"/>
          <w:iCs w:val="1"/>
          <w:rtl w:val="0"/>
        </w:rPr>
        <w:t xml:space="preserve">ón media?</w:t>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spacing w:before="0" w:line="386" w:lineRule="auto"/>
        <w:ind w:left="3514" w:right="619" w:hanging="3001"/>
        <w:jc w:val="left"/>
        <w:rPr>
          <w:b w:val="1"/>
          <w:bCs w:val="1"/>
          <w:i w:val="1"/>
          <w:iCs w:val="1"/>
          <w:sz w:val="22"/>
          <w:szCs w:val="22"/>
        </w:rPr>
      </w:pPr>
      <w:r w:rsidDel="00000000" w:rsidR="00000000" w:rsidRPr="00000000">
        <w:rPr>
          <w:b w:val="1"/>
          <w:bCs w:val="1"/>
          <w:i w:val="1"/>
          <w:iCs w:val="1"/>
          <w:sz w:val="22"/>
          <w:szCs w:val="22"/>
          <w:rtl w:val="0"/>
        </w:rPr>
        <w:t xml:space="preserve">comprensión de funciones trigonométricas e hiperbólica</w:t>
      </w:r>
      <w:r w:rsidDel="00000000" w:rsidR="00000000" w:rsidRPr="00000000">
        <w:rPr>
          <w:b w:val="1"/>
          <w:bCs w:val="1"/>
          <w:i w:val="1"/>
          <w:iCs w:val="1"/>
          <w:sz w:val="22"/>
          <w:szCs w:val="22"/>
          <w:rtl w:val="0"/>
        </w:rPr>
        <w:t xml:space="preserve">s en estudiantes de educación media?</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814" w:firstLine="70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pregunta central se desagrega en las siguientes interrogantes específicas que orientarán el desarrollo investigativo:</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97"/>
          <w:tab w:val="left" w:leader="none" w:pos="599"/>
        </w:tabs>
        <w:spacing w:after="0" w:before="0" w:line="386" w:lineRule="auto"/>
        <w:ind w:left="599" w:right="1149" w:hanging="29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Qué características debe poseer el diseño de tareas matemáticas que integran IA para favorecer </w:t>
      </w:r>
      <w:sdt>
        <w:sdtPr>
          <w:id w:val="-1637794331"/>
          <w:tag w:val="goog_rdk_93"/>
        </w:sdtPr>
        <w:sdtContent>
          <w:commentRangeStart w:id="10"/>
        </w:sdtContent>
      </w:s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 comprensión conceptual </w:t>
      </w:r>
      <w:commentRangeEnd w:id="10"/>
      <w:r w:rsidDel="00000000" w:rsidR="00000000" w:rsidRPr="00000000">
        <w:commentReference w:id="10"/>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 las funciones trigonométricas e hiperbólicas?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interrogante se fundamenta en la necesidad de establecer </w:t>
      </w:r>
      <w:sdt>
        <w:sdtPr>
          <w:id w:val="389189838"/>
          <w:tag w:val="goog_rdk_94"/>
        </w:sdtPr>
        <w:sdtContent>
          <w:ins w:author="Marisol Santacruz Rodriguez" w:id="46" w:date="2026-03-11T20:19:16Z"/>
          <w:sdt>
            <w:sdtPr>
              <w:id w:val="-240680366"/>
              <w:tag w:val="goog_rdk_95"/>
            </w:sdtPr>
            <w:sdtContent>
              <w:ins w:author="Marisol Santacruz Rodriguez" w:id="46" w:date="2026-03-11T20:19:16Z">
                <w:r w:rsidDel="00000000" w:rsidR="00000000" w:rsidRPr="00000000">
                  <w:rPr>
                    <w:rtl w:val="0"/>
                    <w:rPrChange w:author="Marisol Santacruz Rodriguez" w:id="47" w:date="2026-03-11T20:19:16Z">
                      <w:rPr>
                        <w:rFonts w:ascii="Arial" w:cs="Arial" w:eastAsia="Arial" w:hAnsi="Arial"/>
                        <w:b w:val="0"/>
                        <w:bCs w:val="0"/>
                        <w:i w:val="0"/>
                        <w:iCs w:val="0"/>
                        <w:smallCaps w:val="0"/>
                        <w:strike w:val="0"/>
                        <w:color w:val="000000"/>
                        <w:sz w:val="22"/>
                        <w:szCs w:val="22"/>
                        <w:u w:val="none"/>
                        <w:shd w:fill="auto" w:val="clear"/>
                        <w:vertAlign w:val="baseline"/>
                      </w:rPr>
                    </w:rPrChange>
                  </w:rPr>
                  <w:t xml:space="preserve">criterios</w:t>
                </w:r>
              </w:ins>
            </w:sdtContent>
          </w:sdt>
          <w:ins w:author="Marisol Santacruz Rodriguez" w:id="46" w:date="2026-03-11T20:19:16Z"/>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diseño pedagógico que </w:t>
      </w:r>
      <w:r w:rsidDel="00000000" w:rsidR="00000000" w:rsidRPr="00000000">
        <w:rPr>
          <w:rtl w:val="0"/>
        </w:rPr>
        <w:t xml:space="preserve">trascienden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uso instrumental de la tecnología. La investigación debe identificar qué elementos estructurales, qué tipos de actividades cognitivas, qué formas de representación y qué secuencias didácticas resultan más efectivas cuando se integra IA como mediadora del aprendizaje, facilitando la </w:t>
      </w:r>
      <w:sdt>
        <w:sdtPr>
          <w:id w:val="1405904860"/>
          <w:tag w:val="goog_rdk_96"/>
        </w:sdtPr>
        <w:sdtContent>
          <w:ins w:author="Marisol Santacruz Rodriguez" w:id="48" w:date="2026-03-11T20:19:19Z"/>
          <w:sdt>
            <w:sdtPr>
              <w:id w:val="-112037424"/>
              <w:tag w:val="goog_rdk_97"/>
            </w:sdtPr>
            <w:sdtContent>
              <w:ins w:author="Marisol Santacruz Rodriguez" w:id="48" w:date="2026-03-11T20:19:19Z">
                <w:r w:rsidDel="00000000" w:rsidR="00000000" w:rsidRPr="00000000">
                  <w:rPr>
                    <w:rtl w:val="0"/>
                    <w:rPrChange w:author="Marisol Santacruz Rodriguez" w:id="49" w:date="2026-03-11T20:19:19Z">
                      <w:rPr>
                        <w:rFonts w:ascii="Arial" w:cs="Arial" w:eastAsia="Arial" w:hAnsi="Arial"/>
                        <w:b w:val="0"/>
                        <w:bCs w:val="0"/>
                        <w:i w:val="0"/>
                        <w:iCs w:val="0"/>
                        <w:smallCaps w:val="0"/>
                        <w:strike w:val="0"/>
                        <w:color w:val="000000"/>
                        <w:sz w:val="22"/>
                        <w:szCs w:val="22"/>
                        <w:u w:val="none"/>
                        <w:shd w:fill="auto" w:val="clear"/>
                        <w:vertAlign w:val="baseline"/>
                      </w:rPr>
                    </w:rPrChange>
                  </w:rPr>
                  <w:t xml:space="preserve">comprensión</w:t>
                </w:r>
              </w:ins>
            </w:sdtContent>
          </w:sdt>
          <w:ins w:author="Marisol Santacruz Rodriguez" w:id="48" w:date="2026-03-11T20:19:19Z"/>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las relaciones entre ambos tipos de funciones (Canogullari &amp; Radmehr, </w:t>
      </w:r>
      <w:hyperlink w:anchor="_heading=h.aggshizbkah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Radmehr, </w:t>
      </w:r>
      <w:hyperlink w:anchor="_heading=h.lxpxpkl4h8n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97"/>
          <w:tab w:val="left" w:leader="none" w:pos="599"/>
        </w:tabs>
        <w:spacing w:after="0" w:before="172" w:line="386" w:lineRule="auto"/>
        <w:ind w:left="599" w:right="1149" w:hanging="29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 qué manera la inteligencia artificial puede funcionar como </w:t>
      </w:r>
      <w:sdt>
        <w:sdtPr>
          <w:id w:val="-2142311698"/>
          <w:tag w:val="goog_rdk_98"/>
        </w:sdtPr>
        <w:sdtContent>
          <w:commentRangeStart w:id="11"/>
        </w:sdtContent>
      </w:s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mediador </w:t>
      </w:r>
      <w:r w:rsidDel="00000000" w:rsidR="00000000" w:rsidRPr="00000000">
        <w:rPr>
          <w:b w:val="1"/>
          <w:bCs w:val="1"/>
          <w:rtl w:val="0"/>
        </w:rPr>
        <w:t xml:space="preserve">didáctico</w:t>
      </w:r>
      <w:commentRangeEnd w:id="11"/>
      <w:r w:rsidDel="00000000" w:rsidR="00000000" w:rsidRPr="00000000">
        <w:commentReference w:id="11"/>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en el proceso de </w:t>
      </w:r>
      <w:sdt>
        <w:sdtPr>
          <w:id w:val="-2052510399"/>
          <w:tag w:val="goog_rdk_99"/>
        </w:sdtPr>
        <w:sdtContent>
          <w:commentRangeStart w:id="12"/>
        </w:sdtContent>
      </w:s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enseñanza-aprendizaje </w:t>
      </w:r>
      <w:commentRangeEnd w:id="12"/>
      <w:r w:rsidDel="00000000" w:rsidR="00000000" w:rsidRPr="00000000">
        <w:commentReference w:id="12"/>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 las funciones trigonométricas e hiperbólicas?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pregunta interroga el papel específico que puede desempeñar la IA más allá de ser un simple recurso de cálculo o visualización. Se busca comprender cómo los sistemas de IA pueden proporcionar retroalimentación formativa, identificar y diagnosticar errores conceptuales, adaptar las trayectorias de aprendizaje según las necesidades individuales, y facilitar tanto la comprensión individual de cada tipo de función como el establecimiento de conexiones significativas entre las funciones trigo- nométricas e hiperbólicas (Kuo et al., </w:t>
      </w:r>
      <w:hyperlink w:anchor="_heading=h.3u2acto52dc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2026</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Mireles, </w:t>
      </w:r>
      <w:hyperlink w:anchor="_heading=h.13ut5km6flc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97"/>
          <w:tab w:val="left" w:leader="none" w:pos="599"/>
        </w:tabs>
        <w:spacing w:after="0" w:before="173" w:line="386" w:lineRule="auto"/>
        <w:ind w:left="599" w:right="1149" w:hanging="292"/>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£Qué evidencias de desarrollo del </w:t>
      </w:r>
      <w:sdt>
        <w:sdtPr>
          <w:id w:val="474468353"/>
          <w:tag w:val="goog_rdk_100"/>
        </w:sdtPr>
        <w:sdtContent>
          <w:commentRangeStart w:id="13"/>
        </w:sdtContent>
      </w:s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pensamiento trigonométrico</w:t>
      </w:r>
      <w:commentRangeEnd w:id="13"/>
      <w:r w:rsidDel="00000000" w:rsidR="00000000" w:rsidRPr="00000000">
        <w:commentReference w:id="13"/>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pueden observar- se en estudiantes que interactúan con tareas mediadas por IA que integran fun- ciones trigonométricas e hiperbólicas?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interrogante se orienta a la dimensión evaluativa y analítica de la investigación. Requiere establecer indicadores observables y criterios de análisis que permitan identificar avances en la comprensión conceptual</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733" w:right="1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ambos tipos de funciones, en la capacidad de modelación matemática, en la ar- ticulación entre representaciones, en el reconocimiento de analogías y diferencias, y en el razonamiento matemático relacionado con estas funciones (Chacón et al., </w:t>
      </w:r>
      <w:hyperlink w:anchor="_heading=h.n1cgwrj1mz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2007</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Montiel-Espinosa, </w:t>
      </w:r>
      <w:hyperlink w:anchor="_heading=h.nie38p91j4m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731"/>
          <w:tab w:val="left" w:leader="none" w:pos="1733"/>
        </w:tabs>
        <w:spacing w:after="0" w:before="0" w:line="386" w:lineRule="auto"/>
        <w:ind w:left="1733" w:right="15" w:hanging="291.999999999999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£Qué desafíos y oportunidades emergen al integrar IA en la enseñanza de la tri- gonometría en contextos reales de educación media colombiana?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pregunta reconoce las complejidades del contexto educativo real y busca identificar tanto los factores facilitadores como las barreras que pueden afectar la implementación efectiva de innovaciones pedagógicas basadas en IA. Incluye consideraciones sobre formación docente, infraestructura tecnológica, aspectos curriculares y condiciones instituciona- les (Cadena, </w:t>
      </w:r>
      <w:hyperlink w:anchor="_heading=h.e5eg7qupnmt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Tangarife, </w:t>
      </w:r>
      <w:hyperlink w:anchor="_heading=h.22fsrrkazuc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2024</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pStyle w:val="Heading3"/>
        <w:spacing w:before="1" w:lineRule="auto"/>
        <w:ind w:left="1187" w:firstLine="0"/>
        <w:rPr/>
      </w:pPr>
      <w:r w:rsidDel="00000000" w:rsidR="00000000" w:rsidRPr="00000000">
        <w:rPr>
          <w:rtl w:val="0"/>
        </w:rPr>
        <w:t xml:space="preserve">Justificación de la pregunta problema</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 w:firstLine="0"/>
        <w:jc w:val="center"/>
        <w:rPr>
          <w:rFonts w:ascii="Arial" w:cs="Arial" w:eastAsia="Arial" w:hAnsi="Arial"/>
          <w:b w:val="0"/>
          <w:bCs w:val="0"/>
          <w:i w:val="0"/>
          <w:iCs w:val="0"/>
          <w:smallCaps w:val="0"/>
          <w:strike w:val="0"/>
          <w:color w:val="000000"/>
          <w:sz w:val="22"/>
          <w:szCs w:val="22"/>
          <w:u w:val="none"/>
          <w:shd w:fill="auto" w:val="clear"/>
          <w:vertAlign w:val="baseline"/>
        </w:rPr>
      </w:pPr>
      <w:sdt>
        <w:sdtPr>
          <w:id w:val="680551599"/>
          <w:tag w:val="goog_rdk_101"/>
        </w:sdtPr>
        <w:sdtContent>
          <w:commentRangeStart w:id="14"/>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pregunta formulada se justifica desde múltiples perspectivas: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Relevancia teórica: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investigación aportará conocimiento sobre cómo los marcos teóricos de la didáctica de las matemáticas —particularmente la teoría de situaciones di- dácticas, la teoría de registros de representación semiótica y las teorías del aprendizaje significativo— pueden articularse con las posibilidades que ofrece la inteligencia artificial como mediadora del aprendizaje (Hitt &amp; Quiroz Rivera, </w:t>
      </w:r>
      <w:hyperlink w:anchor="_heading=h.b9bpxasxifg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2017</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Montiel, </w:t>
      </w:r>
      <w:hyperlink w:anchor="_heading=h.oua9vky2j2v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2006</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86" w:lineRule="auto"/>
        <w:ind w:left="1180" w:right="15" w:firstLine="715"/>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Pertinencia práctica: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hallazgos de esta investigación pueden orientar el diseño de intervenciones pedagógicas concretas y fundamentadas que contribuyan a mejorar la enseñanza de la trigonometría y las funciones hiperbólicas en contextos de educación </w:t>
      </w:r>
      <w:r w:rsidDel="00000000" w:rsidR="00000000" w:rsidRPr="00000000">
        <w:rPr>
          <w:rtl w:val="0"/>
        </w:rPr>
        <w:t xml:space="preserve">media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desarrollo de tareas matemáticas validadas empíricamente que integren ambos tipos de funciones constituye un aporte tangible para docentes y comunidades educativas, </w:t>
      </w:r>
      <w:sdt>
        <w:sdtPr>
          <w:id w:val="-1569607058"/>
          <w:tag w:val="goog_rdk_102"/>
        </w:sdtPr>
        <w:sdtContent>
          <w:commentRangeStart w:id="15"/>
        </w:sdtContent>
      </w:sdt>
      <w:r w:rsidDel="00000000" w:rsidR="00000000" w:rsidRPr="00000000">
        <w:rPr>
          <w:rtl w:val="0"/>
        </w:rPr>
        <w:t xml:space="preserve">enriqueciendo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comprensión de las relaciones matemáticas profundas entre estos conceptos</w:t>
      </w:r>
      <w:commentRangeEnd w:id="15"/>
      <w:r w:rsidDel="00000000" w:rsidR="00000000" w:rsidRPr="00000000">
        <w:commentReference w:id="15"/>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(González et al., </w:t>
      </w:r>
      <w:hyperlink w:anchor="_heading=h.hfz3crke7lf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2011</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Rendón-Mesa et al., </w:t>
      </w:r>
      <w:hyperlink w:anchor="_heading=h.9yk987h6kwi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Actualidad y proyección: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integración de IA en educación representa una ten- dencia global que requiere ser investigada críticamente desde perspectivas pedagógicas rigurosas. Es necesario generar evidencia empírica que trascienda el entusiasmo tecnológi- co y examine con rigurosidad académica los alcances, limitaciones y condiciones de efec- tividad de estas herramientas («El efecto de ChatGPT en el rendimiento académico de los estudiantes», </w:t>
      </w:r>
      <w:hyperlink w:anchor="_heading=h.eyjjpowfzor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Muirragui Irrazabal et al., </w:t>
      </w:r>
      <w:hyperlink w:anchor="_heading=h.mds4oejt05c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Especificidad contextual: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investigación se desarrolla en el contexto específico de la educación media colombiana, considerando sus particularidades curriculares, sus de- safíos pedagógicos documentados y sus condiciones institucionales. Esta contextualización aumenta la pertinencia y aplicabilidad de los hallazgos para sistemas educativos con carac- terísticas similares (Camargo, </w:t>
      </w:r>
      <w:hyperlink w:anchor="_heading=h.unhjhrwr10y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Ministerio de Educación Nacional, </w:t>
      </w:r>
      <w:hyperlink w:anchor="_heading=h.wp3iyivze9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2016</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85" w:firstLine="708"/>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e2zrresh2quw" w:id="17"/>
      <w:bookmarkEnd w:id="17"/>
      <w:sdt>
        <w:sdtPr>
          <w:id w:val="1626624040"/>
          <w:tag w:val="goog_rdk_103"/>
        </w:sdtPr>
        <w:sdtContent>
          <w:commentRangeStart w:id="16"/>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síntesis, la pregunta problema planteada </w:t>
      </w:r>
      <w:commentRangeEnd w:id="16"/>
      <w:r w:rsidDel="00000000" w:rsidR="00000000" w:rsidRPr="00000000">
        <w:commentReference w:id="16"/>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busca contribuir a la comprensión de cómo el diseño intencionado y teóricamente fundamentado de tareas matemáticas, cuando se integra con las capacidades de la inteligencia artificial, puede transformar efectivamente los procesos de enseñanza y aprendizaje de la trigonometría, favoreciendo el desarrollo de un pensamiento matemático profundo, flexible y aplicable a situaciones auténticas de </w:t>
      </w:r>
      <w:bookmarkStart w:colFirst="0" w:colLast="0" w:name="bookmark=id.9gdo71ok6kgh" w:id="16"/>
      <w:bookmarkEnd w:id="1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modelación matemática.</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pStyle w:val="Heading2"/>
        <w:numPr>
          <w:ilvl w:val="1"/>
          <w:numId w:val="2"/>
        </w:numPr>
        <w:tabs>
          <w:tab w:val="left" w:leader="none" w:pos="625"/>
        </w:tabs>
        <w:spacing w:after="0" w:before="1" w:line="240" w:lineRule="auto"/>
        <w:ind w:left="625" w:right="0" w:hanging="572"/>
        <w:jc w:val="left"/>
        <w:rPr/>
      </w:pPr>
      <w:sdt>
        <w:sdtPr>
          <w:id w:val="577451274"/>
          <w:tag w:val="goog_rdk_104"/>
        </w:sdtPr>
        <w:sdtContent>
          <w:commentRangeStart w:id="17"/>
        </w:sdtContent>
      </w:sdt>
      <w:r w:rsidDel="00000000" w:rsidR="00000000" w:rsidRPr="00000000">
        <w:rPr>
          <w:rtl w:val="0"/>
        </w:rPr>
        <w:t xml:space="preserve">Antecedentes</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3" w:firstLine="708"/>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estudio de la trigonometría en educación media representa uno de los campos más desafiantes dentro del currículo matemático. A pesar de su importancia fundamental para áreas como el cálculo, la física y diversas ramas de la ingeniería, su enseñanza en- frenta obstáculos significativos tanto en aspectos didácticos como cognitivos (Rosa, </w:t>
      </w:r>
      <w:hyperlink w:anchor="_heading=h.7oydk4qo8a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Los estudiantes presentan dificultades persistentes en la comprensión conceptual de las funciones trigonométricas, mientras que los docentes frecuentemente adoptan enfoques pe- dagógicos que priorizan la memorización algorítmica sobre la comprensión profunda del pensamiento trigonométrico (Delgado et al., </w:t>
      </w:r>
      <w:hyperlink w:anchor="_heading=h.tyc3f01hh1m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51"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afirma Govender (</w:t>
      </w:r>
      <w:hyperlink w:anchor="_heading=h.7bmahx9cvz3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2024</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inteligencia artificial ha emergido como una fuerza transformadora en la enseñanza de las matemáticas, al ofrecer herramientas que facilitan un aprendizaje significativo mediante rutas adaptativas, retroalimentación oportuna y atención a las necesidades individuales de los estudiantes.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capítulo presenta una revisión sistemática de la literatura existente en tres áreas fundamentales. Primero, se examinan los desafíos actuales en la enseñanza de la trigono- metría, identificando las principales dificultades conceptuales que enfrentan los estudiantes y las limitaciones de los enfoques pedagógicos tradicionales. Segundo, se exploran las trans- formaciones didácticas que las tecnologías de IA están generando en la educación matemá- tica, con énfasis en sistemas de tutoría inteligente y plataformas adaptativas. Finalmente, se analizan investigaciones que han explorado específicamente la intersección entre IA y ense- ñanza de la trigonometría, identificando vacíos en el conocimiento actual y estableciendo el contexto para la presente investigación.</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i8c3i0s1iaks" w:id="19"/>
      <w:bookmarkEnd w:id="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organización de estos antecedentes permite comprender la evolución del cam- po de estudio, reconocer los aportes de investigaciones previas y justificar la necesidad de explorar nuevas aproximaciones metodológicas que integren herramientas de IA en la ense- </w:t>
      </w:r>
      <w:bookmarkStart w:colFirst="0" w:colLast="0" w:name="bookmark=id.vqsjmf4kppyz" w:id="18"/>
      <w:bookmarkEnd w:id="1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ñanza de la trigonometría en educación media.</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pStyle w:val="Heading3"/>
        <w:numPr>
          <w:ilvl w:val="2"/>
          <w:numId w:val="2"/>
        </w:numPr>
        <w:tabs>
          <w:tab w:val="left" w:leader="none" w:pos="1891"/>
        </w:tabs>
        <w:spacing w:after="0" w:before="0" w:line="240" w:lineRule="auto"/>
        <w:ind w:left="1891" w:right="0" w:hanging="704"/>
        <w:jc w:val="left"/>
        <w:rPr/>
      </w:pPr>
      <w:r w:rsidDel="00000000" w:rsidR="00000000" w:rsidRPr="00000000">
        <w:rPr>
          <w:rtl w:val="0"/>
        </w:rPr>
        <w:t xml:space="preserve">Inteligencia artificial en la educación</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integración de la inteligencia artificial (IA) en la educación ha sido objeto de cre- ciente investigación en los últimos años. Esta tecnología emergente ofrece oportunidades significativas para transformar las prácticas pedagógicas y mejorar los resultados de apren- dizaje de los estudiantes.</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48" w:firstLine="708"/>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Guerreiro Santalla, </w:t>
      </w:r>
      <w:hyperlink w:anchor="_heading=h.81mmjvsrqxd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desarrollaron un plan de estudios para la enseñanza de inteligencia artificial en educación preuniversitaria, destacando la importancia de familiarizar a los estudiantes con conceptos fundamentales de IA desde etapas tempranas. Este trabajo</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81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evidencia la necesidad de preparar a las nuevas generaciones para un mundo donde la IA será omnipresente en diversos ámbitos profesionales y cotidianos.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86" w:lineRule="auto"/>
        <w:ind w:left="53" w:right="1143"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su parte, Panqueban y Huincahue, </w:t>
      </w:r>
      <w:hyperlink w:anchor="_heading=h.716dvsjysdp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2024a</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realizaron una revisión sistemática so- bre la aplicación de la inteligencia artificial en la enseñanza de las matemáticas, identifican- do tendencias actuales y desafíos en la implementación de estas herramientas tecnológicas. Los autores señalan que la IA puede personalizar la experiencia de aprendizaje, adaptándo- se al ritmo y estilo de cada estudiante, lo que representa un avance significativo respecto a los métodos tradicionales de enseñanza.</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z353vug4iuiw" w:id="21"/>
      <w:bookmarkEnd w:id="2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Estos estudios muestran que la IA en educación no solo es una herramienta tec- nológica, sino también un medio para repensar las prácticas pedagógicas y promover un </w:t>
      </w:r>
      <w:bookmarkStart w:colFirst="0" w:colLast="0" w:name="bookmark=id.q9e7x3bfjtn2" w:id="20"/>
      <w:bookmarkEnd w:id="2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aprendizaje más inclusivo y efectivo.</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pStyle w:val="Heading3"/>
        <w:numPr>
          <w:ilvl w:val="2"/>
          <w:numId w:val="2"/>
        </w:numPr>
        <w:tabs>
          <w:tab w:val="left" w:leader="none" w:pos="757"/>
        </w:tabs>
        <w:spacing w:after="0" w:before="0" w:line="240" w:lineRule="auto"/>
        <w:ind w:left="757" w:right="0" w:hanging="704"/>
        <w:jc w:val="left"/>
        <w:rPr/>
      </w:pPr>
      <w:r w:rsidDel="00000000" w:rsidR="00000000" w:rsidRPr="00000000">
        <w:rPr>
          <w:rtl w:val="0"/>
        </w:rPr>
        <w:t xml:space="preserve">Inteligencia artificial en la enseñanza de las matemáticas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spacing w:before="0" w:lineRule="auto"/>
        <w:ind w:left="53" w:right="0" w:firstLine="0"/>
        <w:jc w:val="left"/>
        <w:rPr>
          <w:b w:val="1"/>
          <w:bCs w:val="1"/>
          <w:sz w:val="22"/>
          <w:szCs w:val="22"/>
        </w:rPr>
      </w:pPr>
      <w:r w:rsidDel="00000000" w:rsidR="00000000" w:rsidRPr="00000000">
        <w:rPr>
          <w:b w:val="1"/>
          <w:bCs w:val="1"/>
          <w:sz w:val="22"/>
          <w:szCs w:val="22"/>
          <w:rtl w:val="0"/>
        </w:rPr>
        <w:t xml:space="preserve">Emergencia de la IA en contextos educativos</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86" w:lineRule="auto"/>
        <w:ind w:left="48" w:right="1149" w:firstLine="71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los últimos años, el campo educativo ha incorporado tecnologías emergentes co- mo respuesta a las limitaciones evidenciadas en la enseñanza tradicional. Entre estas inno- vaciones tecnológicas, la Inteligencia Artificial ha emergido como una herramienta con alto potencial transformador para los procesos de aprendizaje matemático (Panqueban &amp; Huin- cahue, </w:t>
      </w:r>
      <w:hyperlink w:anchor="_heading=h.80fthhmbggz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2024b</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 capacidad para favorecer experiencias más adaptativas, personalizadas y orientadas al desarrollo del pensamiento matemático avanzado representa un cambio pa- radigmático en la concepción misma del proceso educativo.</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3" w:firstLine="708"/>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IA permite generar análisis detallados sobre el desempeño estudiantil, identificar patrones de error específicos y proporcionar retroalimentación inmediata y contextualizada. Estos aspectos resultan particularmente relevantes para áreas de alta abstracción concep-</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2" w:right="15" w:firstLine="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tual como la trigonometría (Hariyanto et al., </w:t>
      </w:r>
      <w:hyperlink w:anchor="_heading=h.vh07o8o8a2f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Mireles, </w:t>
      </w:r>
      <w:hyperlink w:anchor="_heading=h.13ut5km6flc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diferencia de las apro- ximaciones pedagógicas tradicionales, donde el docente debe atender simultáneamente a grupos numerosos de estudiantes con necesidades diversas, los sistemas basados en IA pueden ofrecer acompañamiento individualizado a escala (Suarez, </w:t>
      </w:r>
      <w:hyperlink w:anchor="_heading=h.41ba96lmtvs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pStyle w:val="Heading3"/>
        <w:ind w:left="1187" w:firstLine="0"/>
        <w:jc w:val="both"/>
        <w:rPr/>
      </w:pPr>
      <w:r w:rsidDel="00000000" w:rsidR="00000000" w:rsidRPr="00000000">
        <w:rPr>
          <w:rtl w:val="0"/>
        </w:rPr>
        <w:t xml:space="preserve">Evidencia sobre mejora del rendimiento académico</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86" w:lineRule="auto"/>
        <w:ind w:left="1187" w:right="48"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Diversas investigaciones reportan que los sistemas basados en IA pueden mejorar de manera significativa el rendimiento académico, la motivación intrínseca y la retención de contenidos matemáticos (Calderón Maldonado et al., </w:t>
      </w:r>
      <w:hyperlink w:anchor="_heading=h.4dgztsvw9fe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efecto de ChatGPT en el rendimiento académico de los estudiantes», </w:t>
      </w:r>
      <w:hyperlink w:anchor="_heading=h.eyjjpowfzor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Estas mejoras se logran mediante el ajuste dinámico de las actividades a las necesidades específicas de cada aprendiz y el adaptarse al aprendizaje verdaderamente personalizados (Muirragui Irrazabal et al., </w:t>
      </w:r>
      <w:hyperlink w:anchor="_heading=h.mds4oejt05c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2" w:right="9" w:firstLine="714.000000000000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Aunque una parte considerable de estos estudios se ha desarrollado en entornos uni- versitarios, su relevancia para la educación media es creciente (Parra Sanchez et al., </w:t>
      </w:r>
      <w:hyperlink w:anchor="_heading=h.80fthhmbggz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Las dinámicas de personalización que permiten estos sistemas resultan especialmente va- liosas para atender las brechas conceptuales previamente descritas en el aprendizaje de la trigonometría. La capacidad de adaptar el ritmo, la profundidad y la modalidad de presenta- ción de los contenidos según las características individuales de cada estudiante representa una ventaja sustancial sobre los métodos tradicionales de instrucción masiva (Panqueban &amp; Huincahue, </w:t>
      </w:r>
      <w:hyperlink w:anchor="_heading=h.80fthhmbggz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2024b</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Investigaciones recientes sugieren que estos beneficios trascienden a la mejora en calificaciones. Los estudiantes que interactúan con sistemas adaptativos basados en IA de- sarrollan mayor autonomía en su aprendizaje, mejoran su percepción de autoeficacia mate- mática y muestran actitudes más positivas hacia el estudio de las matemáticas (Kuo et al., </w:t>
      </w:r>
      <w:hyperlink w:anchor="_heading=h.3u2acto52dc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2026</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Yaseen et al., </w:t>
      </w:r>
      <w:hyperlink w:anchor="_heading=h.dob0xhgt113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pStyle w:val="Heading3"/>
        <w:ind w:left="53" w:firstLine="0"/>
        <w:rPr/>
      </w:pPr>
      <w:r w:rsidDel="00000000" w:rsidR="00000000" w:rsidRPr="00000000">
        <w:rPr>
          <w:rtl w:val="0"/>
        </w:rPr>
        <w:t xml:space="preserve">Conexión con aplicaciones reales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Más allá de su aporte a la personalización del aprendizaje, la IA también facilita el establecimiento de conexiones significativas entre los contenidos matemáticos abstractos y aplicaciones concretas en ámbitos tecnológicos contemporáneos (Cao et al., </w:t>
      </w:r>
      <w:hyperlink w:anchor="_heading=h.qwti3y85dcm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Áreas como la robótica, el procesamiento de datos, la navegación autónoma o el análisis de seña- les dependen críticamente de conceptos trigonométricos que los estudiantes frecuentemen- te perciben como abstractos y carentes de utilidad práctica.</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capacidad de contextualización abre la posibilidad de presentar la trigonome- tría no solamente como un conjunto de procedimientos algorítmicos desconectados de la realidad, sino como un lenguaje matemático fundamental para comprender y modelar fenó- menos del entorno tecnológico y natural. Los sistemas basados en IA pueden simular estos contextos aplicados, permitiendo que los estudiantes exploren las implicaciones prácticas de los conceptos trigonométricos en entornos interactivos y motivadores.</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jeequ563mm74" w:id="23"/>
      <w:bookmarkEnd w:id="2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ejemplo, un sistema de IA podría simular el diseño de trayectorias para drones, donde los estudiantes deben aplicar funciones trigonométricas para calcular ángulos de as- censo, distancias de desplazamiento y patrones de vuelo periódicos. Esta aproximación no solo incrementa la motivación estudiantil al demostrar la relevancia práctica del conocimiento matemático, sino que también facilita una comprensión más profunda al situar los conceptos </w:t>
      </w:r>
      <w:bookmarkStart w:colFirst="0" w:colLast="0" w:name="bookmark=id.ifj7kz1jz5q9" w:id="22"/>
      <w:bookmarkEnd w:id="2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abstractos en contextos significativos (Yeung et al., </w:t>
      </w:r>
      <w:hyperlink w:anchor="_heading=h.4xmc1tddivv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pStyle w:val="Heading3"/>
        <w:numPr>
          <w:ilvl w:val="2"/>
          <w:numId w:val="2"/>
        </w:numPr>
        <w:tabs>
          <w:tab w:val="left" w:leader="none" w:pos="757"/>
        </w:tabs>
        <w:spacing w:after="0" w:before="1" w:line="240" w:lineRule="auto"/>
        <w:ind w:left="757" w:right="0" w:hanging="704"/>
        <w:jc w:val="left"/>
        <w:rPr/>
      </w:pPr>
      <w:r w:rsidDel="00000000" w:rsidR="00000000" w:rsidRPr="00000000">
        <w:rPr>
          <w:rtl w:val="0"/>
        </w:rPr>
        <w:t xml:space="preserve">Inteligencia artificial y tecnología en la enseñanza de la trigonometría</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enseñanza de la trigonometría ha incorporado progresivamente herramientas tec- nológicas para facilitar la comprensión de conceptos abstractos y promover el pensamiento matemático.</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González Posada Acosta et al., </w:t>
      </w:r>
      <w:hyperlink w:anchor="_heading=h.3els58l3wp2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2017</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investigaron las potencialidades del software GeoGebra en la enseñanza de la trigonometría, demostrando que las representaciones di- námicas y visuales favorecen la comprensión de las funciones trigonométricas. El uso de este tipo de software permite a los estudiantes manipular parámetros y observar en tiempo real los cambios en las gráficas, facilitando el establecimiento de relaciones entre diferentes representaciones matemáticas.</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9"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manera complementaria, Herrera Castañeda, </w:t>
      </w:r>
      <w:hyperlink w:anchor="_heading=h.e1u03o968nj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exploraron la enseñanza de conceptos básicos de trigonometría utilizando tecnología educativa, destacando que los en- tornos digitales pueden reducir las dificultades asociadas con la abstracción matemática. Los autores encontraron que los estudiantes expuestos a estas metodologías mostraban mayor motivación y comprensión de los conceptos trigonométricos.</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frny8bku9bcc" w:id="25"/>
      <w:bookmarkEnd w:id="2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Estos trabajos evidencian que la incorporación de tecnología, incluyendo herramien- tas con capacidades de inteligencia artificial, puede potenciar el aprendizaje de la trigono- metría al ofrecer experiencias interactivas y adaptadas a las necesidades individuales de los </w:t>
      </w:r>
      <w:bookmarkStart w:colFirst="0" w:colLast="0" w:name="bookmark=id.4432ef7y6ima" w:id="24"/>
      <w:bookmarkEnd w:id="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estudiantes.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pStyle w:val="Heading3"/>
        <w:numPr>
          <w:ilvl w:val="2"/>
          <w:numId w:val="2"/>
        </w:numPr>
        <w:tabs>
          <w:tab w:val="left" w:leader="none" w:pos="1891"/>
        </w:tabs>
        <w:spacing w:after="0" w:before="0" w:line="240" w:lineRule="auto"/>
        <w:ind w:left="1891" w:right="0" w:hanging="704"/>
        <w:jc w:val="left"/>
        <w:rPr/>
      </w:pPr>
      <w:r w:rsidDel="00000000" w:rsidR="00000000" w:rsidRPr="00000000">
        <w:rPr>
          <w:rtl w:val="0"/>
        </w:rPr>
        <w:t xml:space="preserve">Desafíos en la enseñanza de la trigonometría</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spacing w:before="1" w:lineRule="auto"/>
        <w:ind w:left="1187" w:right="0" w:firstLine="0"/>
        <w:jc w:val="left"/>
        <w:rPr>
          <w:b w:val="1"/>
          <w:bCs w:val="1"/>
          <w:sz w:val="22"/>
          <w:szCs w:val="22"/>
        </w:rPr>
      </w:pPr>
      <w:r w:rsidDel="00000000" w:rsidR="00000000" w:rsidRPr="00000000">
        <w:rPr>
          <w:b w:val="1"/>
          <w:bCs w:val="1"/>
          <w:sz w:val="22"/>
          <w:szCs w:val="22"/>
          <w:rtl w:val="0"/>
        </w:rPr>
        <w:t xml:space="preserve">Limitaciones del enfoque curricular tradicional</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trigonometría ocupa un lugar central en el currículo de matemáticas de educación media, constituyendo un puente fundamental entre la geometría euclidiana y el análisis ma- temático avanzado (Weber, </w:t>
      </w:r>
      <w:hyperlink w:anchor="_heading=h.e0jdk5a0wyu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2008</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Los lineamientos curriculares del Ministerio de Educación Nacional reconocen este campo como esencial para el desarrollo del pensamiento varia- cional y funcional (Ministerio de educación Nacional, </w:t>
      </w:r>
      <w:hyperlink w:anchor="_heading=h.9egpunvyqp1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1988</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obstante, diversos estudios revelan que su implementación en el aula presenta serias deficiencias.</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Mayormente en la educación media, los contenidos trigonométricos se circunscri- ben casi exclusivamente al estudio de las razones del triángulo rectángulo: seno, coseno y tangente (Fiallo Leal, </w:t>
      </w:r>
      <w:hyperlink w:anchor="_heading=h.aki04n2tzri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 aproximación limitada omite elementos centrales del pen- samiento trigonométrico, tales como la interpretación funcional de estas razones, el análisis sistemático de periodicidad o la introducción al estudio de funciones trascendentes.</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46" w:right="1143" w:firstLine="71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 consecuencia de esta omisión curricular es no vincular la trigonometría con pro- cesos de modelización en contextos reales (Rosa, </w:t>
      </w:r>
      <w:hyperlink w:anchor="_heading=h.7oydk4qo8a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Los estudiantes desarrollan una visión instrumental del conocimiento trigonométrico, percibiéndolo únicamente como un con- junto de fórmulas para resolver problemas geométricos específicos (Delgado et al., </w:t>
      </w:r>
      <w:hyperlink w:anchor="_heading=h.tyc3f01hh1m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 perspectiva resulta insuficiente cuando los educandos avanzan a cursos superiores donde deben aplicar conceptos trigonométricos para modelar fenómenos periódicos en físi- ca, analizar señales en ingeniería o comprender procesos oscilatorios en ciencias naturales (Orhani, </w:t>
      </w:r>
      <w:hyperlink w:anchor="_heading=h.pd54dudehms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2024</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pStyle w:val="Heading3"/>
        <w:ind w:left="53" w:firstLine="0"/>
        <w:rPr/>
      </w:pPr>
      <w:r w:rsidDel="00000000" w:rsidR="00000000" w:rsidRPr="00000000">
        <w:rPr>
          <w:rtl w:val="0"/>
        </w:rPr>
        <w:t xml:space="preserve">Dificultades conceptuales persistentes</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Diversas investigaciones coinciden en señalar que los estudiantes presentan obs- táculos conceptuales persistentes tanto en la comprensión como en la aplicación de funcio- nes trigonométricas . Estas dificultades trascienden las meras deficiencias procedimentales y revelan problemas más profundos en la construcción del conocimiento trigonométrico. En- tre las dificultades más reportadas se encuentran: la confusión sistemática entre razones trigonométricas y relaciones métricas; una dependencia excesiva de procedimientos algo- rítmicos que impide la comprensión conceptual; escasa interpretación de las funciones tri- gonométricas en términos de variación y cambio; y una comprensión limitada del uso de la medida en radianes y del comportamiento periódico de estas funciones (Chacón et al., </w:t>
      </w:r>
      <w:hyperlink w:anchor="_heading=h.n1cgwrj1mz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2007</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Delgado et al., </w:t>
      </w:r>
      <w:hyperlink w:anchor="_heading=h.tyc3f01hh1m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Iriarte et al., </w:t>
      </w:r>
      <w:hyperlink w:anchor="_heading=h.4fi0leptdsj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Estas dificultades no son meramente académicas. Se traducen en bajos niveles de rendimiento en evaluaciones estandarizadas y, más preocupante aún, en una limitada apro-</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51"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piación de las aplicaciones de la trigonometría en áreas disciplinares relacionadas como la física, la acústica o diversas ramas de la ingeniería (Andrade et al., </w:t>
      </w:r>
      <w:hyperlink w:anchor="_heading=h.k65yd7vocqf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2020</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Los estudiantes que no logran superar estos obstáculos conceptuales podrían enfrentar limitaciones para avanzar en su formación académica superior.</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pStyle w:val="Heading3"/>
        <w:ind w:left="1187" w:firstLine="0"/>
        <w:jc w:val="both"/>
        <w:rPr/>
      </w:pPr>
      <w:r w:rsidDel="00000000" w:rsidR="00000000" w:rsidRPr="00000000">
        <w:rPr>
          <w:rtl w:val="0"/>
        </w:rPr>
        <w:t xml:space="preserve">Predominio del enfoque geométrico-algorítmico</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86" w:lineRule="auto"/>
        <w:ind w:left="1187" w:right="33"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Otro elemento crítico identificado en la literatura es la persistencia de un enfoque eminentemente geométrico y algorítmico en la enseñanza de la trigonometría (Magat, </w:t>
      </w:r>
      <w:hyperlink w:anchor="_heading=h.1jyrwbrvjto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2018</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Rosa, </w:t>
      </w:r>
      <w:hyperlink w:anchor="_heading=h.7oydk4qo8a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 aproximación pedagógica presenta la trigonometría exclusivamente como un conjunto de relaciones entre los lados y ángulos de un triángulo rectángulo, restringiendo dramáticamente su alcance conceptual.</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tratamiento tradicional dificulta que los estudiantes reconozcan las funciones trigonométricas como entidades analíticas, periódicas y modelizadoras de fenómenos na- turales y tecnológicos. El énfasis desproporcionado en la memorización de fórmulas y en la ejecución mecánica de procedimientos ha contribuido a una aproximación superficial y descontextualizada del conocimiento trigonométrico (Ngu &amp; Phan, </w:t>
      </w:r>
      <w:hyperlink w:anchor="_heading=h.dtxlvh3gwv8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resultado de este enfoque limitado, los estudiantes encuentran serias dificul- tades para transferir lo aprendido a nuevos contextos, para establecer conexiones significa- tivas entre la trigonometría y otras áreas del conocimiento matemático, y para reconocer la utilidad práctica de estos conceptos en la resolución de problemas auténticos. La trigo- nometría se percibe como un contenido aislado, carente de conexiones con la experiencia cotidiana o con aplicaciones significativas.</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pStyle w:val="Heading3"/>
        <w:ind w:left="53" w:firstLine="0"/>
        <w:rPr/>
      </w:pPr>
      <w:r w:rsidDel="00000000" w:rsidR="00000000" w:rsidRPr="00000000">
        <w:rPr>
          <w:rtl w:val="0"/>
        </w:rPr>
        <w:t xml:space="preserve">Necesidad de transformación pedagógica</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86" w:lineRule="auto"/>
        <w:ind w:left="53" w:right="1143"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Otro elemento crítico identificado en la literatura es la persistencia de un enfoque eminentemente geométrico y algorítmico en la enseñanza de la trigonometría, lo que ha sido señalado como una de las principales limitaciones de su implementación curricular. Diversos estudios muestran que este tratamiento se centra casi exclusivamente en el uso del triángulo rectángulo y en la aplicación mecánica de razones trigonométricas, dejando de lado la comprensión profunda de la función trigonométrica y su papel en la modelación de fenómenos periódicos. Un ejemplo de este señalamiento puede encontrarse en el trabajo de Chavez (</w:t>
      </w:r>
      <w:hyperlink w:anchor="_heading=h.2t4e4wwhvd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2022</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quienes evidencian cómo la enseñanza tradicional enfatiza la resolución de ejercicios rutinarios y la manipulación algorítmica,</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czf27kbhflmr" w:id="27"/>
      <w:bookmarkEnd w:id="2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literatura sugiere que superar las limitaciones actuales requiere ir más allá de simples ajustes metodológicos. Se necesita una transformación profunda que incluya: la reconceptualización del currículo para enfatizar una visión más amplia del pensamiento tri- gonométrico; el desarrollo de estrategias pedagógicas que promuevan la comprensión con- ceptual sobre la memorización mecánica; la integración sistemática de contextos reales que demuestren la utilidad de la trigonometría; y la incorporación de tecnologías que faciliten la </w:t>
      </w:r>
      <w:bookmarkStart w:colFirst="0" w:colLast="0" w:name="bookmark=id.kv4khhtgwlyg" w:id="26"/>
      <w:bookmarkEnd w:id="2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exploración dinámica de conceptos y la personalización del aprendizaje.</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5">
      <w:pPr>
        <w:pStyle w:val="Heading3"/>
        <w:numPr>
          <w:ilvl w:val="2"/>
          <w:numId w:val="2"/>
        </w:numPr>
        <w:tabs>
          <w:tab w:val="left" w:leader="none" w:pos="757"/>
        </w:tabs>
        <w:spacing w:after="0" w:before="0" w:line="240" w:lineRule="auto"/>
        <w:ind w:left="757" w:right="0" w:hanging="704"/>
        <w:jc w:val="left"/>
        <w:rPr/>
      </w:pPr>
      <w:r w:rsidDel="00000000" w:rsidR="00000000" w:rsidRPr="00000000">
        <w:rPr>
          <w:rtl w:val="0"/>
        </w:rPr>
        <w:t xml:space="preserve">Aportes de los antecedentes al trabajo</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82" w:firstLine="708"/>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revisión sistemática de los antecedentes presentados ha permitido fundamentar y delimitar el presente trabajo de investigación en múltiples dimensiones. A continuación, se sintetizan los principales aportes que esta revisión ha proporcionado para el desarrollo de la investigación:</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pStyle w:val="Heading3"/>
        <w:ind w:left="1187" w:firstLine="0"/>
        <w:rPr/>
      </w:pPr>
      <w:r w:rsidDel="00000000" w:rsidR="00000000" w:rsidRPr="00000000">
        <w:rPr>
          <w:rtl w:val="0"/>
        </w:rPr>
        <w:t xml:space="preserve">Identificación de marcos teóricos</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antecedentes revisados han permitido identificar los marcos teóricos fundamen- tales que sustentan esta investigación. Como señala García (</w:t>
      </w:r>
      <w:hyperlink w:anchor="_heading=h.jtauem94p07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2019</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diseño de tareas constituye una parte crucial del trabajo de investigación en didáctica de las matemáticas, siendo el fundamento del aprendizaje matemático desde perspectivas cognitivas, culturales y prácticas. El análisis de la literatura reciente revela la existencia de principios consolida- dos que orientan la creación de experiencias de aprendizaje significativas, evidenciando una diversidad de marcos teóricos que convergen en aspectos fundamentales del diseño de tareas.</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Radmehr (</w:t>
      </w:r>
      <w:hyperlink w:anchor="_heading=h.lxpxpkl4h8n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propone un marco teórico para el diseño de tareas en educación matemática que integra cuatro principios fundamentales: (a) inclusión, que garantiza que las tareas sean accesibles para diversos perfiles de estudiantes; (b) demanda cognitiva, que asegura que las tareas promuevan niveles apropiados de razonamiento matemático; (c) aspectos afectivos y sociales del aprendizaje, reconociendo que las emociones y las inter- acciones sociales median la construcción del conocimiento matemático; y (d) perspectivas teóricas sobre el aprendizaje matemático, que fundamentan pedagógicamente el diseño de las tareas. Este marco constituye una herramienta analítica para reflexionar críticamente sobre las prácticas actuales de diseño de tareas y facilita el diálogo entre docentes e inves- tigadores sobre cómo crear tareas ricas para la enseñanza y la investigación.</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manera complementaria, Canogullari y Radmehr (</w:t>
      </w:r>
      <w:hyperlink w:anchor="_heading=h.aggshizbkah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realizaron una revisión sistemática de la literatura que sintetiza los principios subyacentes al diseño de tareas ma- temáticas en cuatro categorías principales: (1) inclusión, equidad y diversidad; (2) aspecto cognitivo; (3) aspecto social; y (4) aspecto afectivo. Los autores destacan además el papel crucial de los marcos teóricos y el contexto sociocultural en el cual se implementan las tareas como elementos que influyen significativamente en el diseño. El marco propuesto facilita el diálogo entre practicantes y educadores matemáticos, apoyando a docentes en el diseño, adaptación y selección de tareas para la enseñanza de las matemáticas.</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46" w:right="1149" w:firstLine="71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Particularmente relevante para esta investigación es el concepto de demanda cogni- tiva de las tareas matemáticas. Hsu y Yao (</w:t>
      </w:r>
      <w:hyperlink w:anchor="_heading=h.qp95nv5e8yn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revisan el Marco de Tareas Matemáticas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Mathematical Tasks Framework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MTF) y los niveles de demanda cognitiva propuestos por Mary Kay Stein y colaboradores. Este marco describe las fases críticas que atraviesan las tareas matemáticas en la enseñanza y su influencia en los resultados de aprendizaje de los estudiantes. Los niveles de demanda cognitiva funcionan como lente teórico para examinar las tareas matemáticas a través de diferentes fases: desde su diseño inicial hasta su imple- mentación en el aula y su influencia en el aprendizaje estudiantil. Esta perspectiva resulta fundamental para comprender cómo las tareas que integran inteligencia artificial pueden mantener o modificar su demanda cognitiva durante la interacción con los estudiantes.</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0" w:right="75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0" w:right="755"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contexto específico de la formación docente, Henríquez-Rivas y Verdugo-Hernández (</w:t>
      </w:r>
      <w:hyperlink w:anchor="_heading=h.sfzium9faa2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analizan el diseño de tareas matemáticas que involucran las representaciones de una función en la formación inicial de profesores de matemáticas. Su trabajo evidencia que el diseño de tareas efectivas requiere una comprensión profunda de las múltiples representa- ciones matemáticas y del Espacio de Trabajo Matemático, aspectos que resultan igualmente relevantes para el diseño de tareas mediadas por tecnología que integran diferentes siste- mas de representación de funciones trigonométricas.</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convergencia de estos marcos teóricos permite posicionar este trabajo en la inter- sección entre didáctica de la matemática y tecnología educativa. Se reconoce que el diseño de tareas matemáticas mediadas por IA no puede reducirse a la mera incorporación de he- rramientas tecnológicas, sino que debe fundamentarse en principios pedagógicos sólidos que consideren simultáneamente la demanda cognitiva, la inclusión, los aspectos afectivos y sociales del aprendizaje, las múltiples representaciones matemáticas, y las perspectivas teóricas sobre cómo los estudiantes construyen significado matemático en el contexto espe- cífico de la trigonometría.</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pStyle w:val="Heading3"/>
        <w:ind w:left="1187" w:firstLine="0"/>
        <w:rPr/>
      </w:pPr>
      <w:r w:rsidDel="00000000" w:rsidR="00000000" w:rsidRPr="00000000">
        <w:rPr>
          <w:rtl w:val="0"/>
        </w:rPr>
        <w:t xml:space="preserve">Ubicación del problema de investigación</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86" w:lineRule="auto"/>
        <w:ind w:left="1182" w:right="15" w:firstLine="714.000000000000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antecedentes permiten ubicar con precisión el problema de investigación en un vacío existente en la literatura. Si bien existen estudios sobre IA en educación matemática y sobre dificultades en la enseñanza de la trigonometría, hay una escasez notable de investi- gaciones que exploren específicamente el diseño e implementación de tareas matemáticas que integren IA para la enseñanza de funciones hiperbólicas y trigonométricas en educación media.</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ubicación del problema es crucial, pues justifica la originalidad y relevancia de la presente investigación. No se trata simplemente de aplicar una herramienta tecnológica existente, sino de diseñar intencionadamente tareas pedagógicas que aprovechen las ca- pacidades adaptativas de la IA para abordar las dificultades conceptuales específicas que enfrentan los estudiantes en trigonometría.</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1">
      <w:pPr>
        <w:pStyle w:val="Heading3"/>
        <w:ind w:left="1187" w:firstLine="0"/>
        <w:rPr/>
      </w:pPr>
      <w:r w:rsidDel="00000000" w:rsidR="00000000" w:rsidRPr="00000000">
        <w:rPr>
          <w:rtl w:val="0"/>
        </w:rPr>
        <w:t xml:space="preserve">Delimitación de las limitaciones del estudio</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Finalmente, la revisión de antecedentes ha permitido identificar y delimitar las limita- ciones inherentes a este tipo de investigación. Se reconoce que los resultados de un estudio de caso cualitativo con un grupo específico de estudiantes no son directamente generaliza- bles a otros contextos. Sin embargo, los hallazgos sí pueden proporcionar comprensiones transferibles sobre las dinámicas de interacción entre estudiantes, tareas matemáticas y he- rramientas de IA.</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Asimismo, se reconoce que la efectividad de las herramientas de IA depende crí- ticamente de la calidad del diseño de las tareas propuestas, la formación del docente y el contexto institucional. Por tanto, esta investigación se propone no solo evaluar la herramienta tecnológica, sino analizar integralmente la secuencia de tareas diseñadas y su implementa- ción en el aula.</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o25l6k75tvzy" w:id="29"/>
      <w:bookmarkEnd w:id="2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síntesis, la revisión de antecedentes ha proporcionado las bases teóricas, meto- dológicas y contextuales necesarias para fundamentar el diseño, implementación y análisis de tareas matemáticas que integran inteligencia artificial para la enseñanza de funciones </w:t>
      </w:r>
      <w:bookmarkStart w:colFirst="0" w:colLast="0" w:name="bookmark=id.hahf9az8mbeo" w:id="28"/>
      <w:bookmarkEnd w:id="2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hiperbólicas en trigonometría en educación media.</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pStyle w:val="Heading2"/>
        <w:numPr>
          <w:ilvl w:val="1"/>
          <w:numId w:val="2"/>
        </w:numPr>
        <w:tabs>
          <w:tab w:val="left" w:leader="none" w:pos="625"/>
        </w:tabs>
        <w:spacing w:after="0" w:before="0" w:line="240" w:lineRule="auto"/>
        <w:ind w:left="625" w:right="0" w:hanging="572"/>
        <w:jc w:val="left"/>
        <w:rPr/>
      </w:pPr>
      <w:sdt>
        <w:sdtPr>
          <w:id w:val="-2116014214"/>
          <w:tag w:val="goog_rdk_105"/>
        </w:sdtPr>
        <w:sdtContent>
          <w:commentRangeStart w:id="18"/>
        </w:sdtContent>
      </w:sdt>
      <w:r w:rsidDel="00000000" w:rsidR="00000000" w:rsidRPr="00000000">
        <w:rPr>
          <w:rtl w:val="0"/>
        </w:rPr>
        <w:t xml:space="preserve">Justificación</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1hcgqvg8hpnn" w:id="31"/>
      <w:bookmarkEnd w:id="3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presente investigación se justifica desde múltiples dimensiones que convergen en la necesidad de renovar la enseñanza de la trigonometría en educación media median- te el diseño de tareas matemáticas que integren inteligencia artificial. A continuación, se </w:t>
      </w:r>
      <w:bookmarkStart w:colFirst="0" w:colLast="0" w:name="bookmark=id.vns9yynaevuu" w:id="30"/>
      <w:bookmarkEnd w:id="3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presentan las principales razones que fundamentan este trabajo.</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pStyle w:val="Heading3"/>
        <w:numPr>
          <w:ilvl w:val="2"/>
          <w:numId w:val="2"/>
        </w:numPr>
        <w:tabs>
          <w:tab w:val="left" w:leader="none" w:pos="757"/>
        </w:tabs>
        <w:spacing w:after="0" w:before="0" w:line="240" w:lineRule="auto"/>
        <w:ind w:left="757" w:right="0" w:hanging="704"/>
        <w:jc w:val="left"/>
        <w:rPr/>
      </w:pPr>
      <w:r w:rsidDel="00000000" w:rsidR="00000000" w:rsidRPr="00000000">
        <w:rPr>
          <w:rtl w:val="0"/>
        </w:rPr>
        <w:t xml:space="preserve">Justificación curricular</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desarrollo del pensamiento variacional y la comprensión de las funciones </w:t>
      </w:r>
      <w:sdt>
        <w:sdtPr>
          <w:id w:val="-1815194832"/>
          <w:tag w:val="goog_rdk_106"/>
        </w:sdtPr>
        <w:sdtContent>
          <w:ins w:author="Marisol Santacruz Rodriguez" w:id="50" w:date="2026-03-11T20:19:53Z"/>
          <w:sdt>
            <w:sdtPr>
              <w:id w:val="462316006"/>
              <w:tag w:val="goog_rdk_107"/>
            </w:sdtPr>
            <w:sdtContent>
              <w:ins w:author="Marisol Santacruz Rodriguez" w:id="50" w:date="2026-03-11T20:19:53Z">
                <w:r w:rsidDel="00000000" w:rsidR="00000000" w:rsidRPr="00000000">
                  <w:rPr>
                    <w:rtl w:val="0"/>
                    <w:rPrChange w:author="Marisol Santacruz Rodriguez" w:id="51" w:date="2026-03-11T20:19:53Z">
                      <w:rPr>
                        <w:rFonts w:ascii="Arial" w:cs="Arial" w:eastAsia="Arial" w:hAnsi="Arial"/>
                        <w:b w:val="0"/>
                        <w:bCs w:val="0"/>
                        <w:i w:val="0"/>
                        <w:iCs w:val="0"/>
                        <w:smallCaps w:val="0"/>
                        <w:strike w:val="0"/>
                        <w:color w:val="000000"/>
                        <w:sz w:val="22"/>
                        <w:szCs w:val="22"/>
                        <w:u w:val="none"/>
                        <w:shd w:fill="auto" w:val="clear"/>
                        <w:vertAlign w:val="baseline"/>
                      </w:rPr>
                    </w:rPrChange>
                  </w:rPr>
                  <w:t xml:space="preserve">trigonométricas</w:t>
                </w:r>
              </w:ins>
            </w:sdtContent>
          </w:sdt>
          <w:ins w:author="Marisol Santacruz Rodriguez" w:id="50" w:date="2026-03-11T20:19:53Z"/>
        </w:sdtContent>
      </w:sdt>
      <w:sdt>
        <w:sdtPr>
          <w:id w:val="-1506081594"/>
          <w:tag w:val="goog_rdk_108"/>
        </w:sdtPr>
        <w:sdtContent>
          <w:del w:author="Marisol Santacruz Rodriguez" w:id="50" w:date="2026-03-11T20:19:53Z"/>
          <w:sdt>
            <w:sdtPr>
              <w:id w:val="1574529919"/>
              <w:tag w:val="goog_rdk_109"/>
            </w:sdtPr>
            <w:sdtContent>
              <w:del w:author="Marisol Santacruz Rodriguez" w:id="50" w:date="2026-03-11T20:19:53Z">
                <w:r w:rsidDel="00000000" w:rsidR="00000000" w:rsidRPr="00000000">
                  <w:rPr>
                    <w:rtl w:val="0"/>
                    <w:rPrChange w:author="Marisol Santacruz Rodriguez" w:id="51" w:date="2026-03-11T20:19:53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trigo- nométricas</w:delText>
                </w:r>
              </w:del>
            </w:sdtContent>
          </w:sdt>
          <w:del w:author="Marisol Santacruz Rodriguez" w:id="50" w:date="2026-03-11T20:19:53Z"/>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constituyen elementos centrales en el currículo nacional de matemáticas para educación media. Los </w:t>
      </w:r>
      <w:sdt>
        <w:sdtPr>
          <w:id w:val="-1687701027"/>
          <w:tag w:val="goog_rdk_110"/>
        </w:sdtPr>
        <w:sdtContent>
          <w:commentRangeStart w:id="19"/>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Lineamientos Curriculares </w:t>
      </w:r>
      <w:commentRangeEnd w:id="19"/>
      <w:r w:rsidDel="00000000" w:rsidR="00000000" w:rsidRPr="00000000">
        <w:commentReference w:id="19"/>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Matemáticas (Ministerio de Educación Nacional, </w:t>
      </w:r>
      <w:hyperlink w:anchor="_heading=h.ogqkmfp08i4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1998</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establecen que el pensamiento variacional se relaciona con el </w:t>
      </w:r>
      <w:sdt>
        <w:sdtPr>
          <w:id w:val="-1993901286"/>
          <w:tag w:val="goog_rdk_111"/>
        </w:sdtPr>
        <w:sdtContent>
          <w:ins w:author="Marisol Santacruz Rodriguez" w:id="52" w:date="2026-03-11T20:20:34Z"/>
          <w:sdt>
            <w:sdtPr>
              <w:id w:val="1383944663"/>
              <w:tag w:val="goog_rdk_112"/>
            </w:sdtPr>
            <w:sdtContent>
              <w:ins w:author="Marisol Santacruz Rodriguez" w:id="52" w:date="2026-03-11T20:20:34Z">
                <w:r w:rsidDel="00000000" w:rsidR="00000000" w:rsidRPr="00000000">
                  <w:rPr>
                    <w:rtl w:val="0"/>
                    <w:rPrChange w:author="Marisol Santacruz Rodriguez" w:id="53" w:date="2026-03-11T20:20:34Z">
                      <w:rPr>
                        <w:rFonts w:ascii="Arial" w:cs="Arial" w:eastAsia="Arial" w:hAnsi="Arial"/>
                        <w:b w:val="0"/>
                        <w:bCs w:val="0"/>
                        <w:i w:val="0"/>
                        <w:iCs w:val="0"/>
                        <w:smallCaps w:val="0"/>
                        <w:strike w:val="0"/>
                        <w:color w:val="000000"/>
                        <w:sz w:val="22"/>
                        <w:szCs w:val="22"/>
                        <w:u w:val="none"/>
                        <w:shd w:fill="auto" w:val="clear"/>
                        <w:vertAlign w:val="baseline"/>
                      </w:rPr>
                    </w:rPrChange>
                  </w:rPr>
                  <w:t xml:space="preserve">reconocimiento</w:t>
                </w:r>
              </w:ins>
            </w:sdtContent>
          </w:sdt>
          <w:ins w:author="Marisol Santacruz Rodriguez" w:id="52" w:date="2026-03-11T20:20:34Z"/>
        </w:sdtContent>
      </w:sdt>
      <w:sdt>
        <w:sdtPr>
          <w:id w:val="-1032894624"/>
          <w:tag w:val="goog_rdk_113"/>
        </w:sdtPr>
        <w:sdtContent>
          <w:del w:author="Marisol Santacruz Rodriguez" w:id="52" w:date="2026-03-11T20:20:34Z"/>
          <w:sdt>
            <w:sdtPr>
              <w:id w:val="-299135073"/>
              <w:tag w:val="goog_rdk_114"/>
            </w:sdtPr>
            <w:sdtContent>
              <w:del w:author="Marisol Santacruz Rodriguez" w:id="52" w:date="2026-03-11T20:20:34Z">
                <w:r w:rsidDel="00000000" w:rsidR="00000000" w:rsidRPr="00000000">
                  <w:rPr>
                    <w:rtl w:val="0"/>
                    <w:rPrChange w:author="Marisol Santacruz Rodriguez" w:id="53" w:date="2026-03-11T20:20: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reconoci- miento</w:delText>
                </w:r>
              </w:del>
            </w:sdtContent>
          </w:sdt>
          <w:del w:author="Marisol Santacruz Rodriguez" w:id="52" w:date="2026-03-11T20:20:34Z"/>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percepción, la identificación y la caracterización de la variación y el cambio en diferentes contextos. Específicamente, plantean que los estudiantes deben desarrollar </w:t>
      </w:r>
      <w:sdt>
        <w:sdtPr>
          <w:id w:val="1234064058"/>
          <w:tag w:val="goog_rdk_115"/>
        </w:sdtPr>
        <w:sdtContent>
          <w:ins w:author="Marisol Santacruz Rodriguez" w:id="54" w:date="2026-03-11T20:19:56Z"/>
          <w:sdt>
            <w:sdtPr>
              <w:id w:val="1950234069"/>
              <w:tag w:val="goog_rdk_116"/>
            </w:sdtPr>
            <w:sdtContent>
              <w:ins w:author="Marisol Santacruz Rodriguez" w:id="54" w:date="2026-03-11T20:19:56Z">
                <w:r w:rsidDel="00000000" w:rsidR="00000000" w:rsidRPr="00000000">
                  <w:rPr>
                    <w:rtl w:val="0"/>
                    <w:rPrChange w:author="Marisol Santacruz Rodriguez" w:id="55" w:date="2026-03-11T20:19:56Z">
                      <w:rPr>
                        <w:rFonts w:ascii="Arial" w:cs="Arial" w:eastAsia="Arial" w:hAnsi="Arial"/>
                        <w:b w:val="0"/>
                        <w:bCs w:val="0"/>
                        <w:i w:val="0"/>
                        <w:iCs w:val="0"/>
                        <w:smallCaps w:val="0"/>
                        <w:strike w:val="0"/>
                        <w:color w:val="000000"/>
                        <w:sz w:val="22"/>
                        <w:szCs w:val="22"/>
                        <w:u w:val="none"/>
                        <w:shd w:fill="auto" w:val="clear"/>
                        <w:vertAlign w:val="baseline"/>
                      </w:rPr>
                    </w:rPrChange>
                  </w:rPr>
                  <w:t xml:space="preserve">habilidades</w:t>
                </w:r>
              </w:ins>
            </w:sdtContent>
          </w:sdt>
          <w:ins w:author="Marisol Santacruz Rodriguez" w:id="54" w:date="2026-03-11T20:19:56Z"/>
        </w:sdtContent>
      </w:sdt>
      <w:sdt>
        <w:sdtPr>
          <w:id w:val="1142287923"/>
          <w:tag w:val="goog_rdk_117"/>
        </w:sdtPr>
        <w:sdtContent>
          <w:del w:author="Marisol Santacruz Rodriguez" w:id="54" w:date="2026-03-11T20:19:56Z"/>
          <w:sdt>
            <w:sdtPr>
              <w:id w:val="-313900098"/>
              <w:tag w:val="goog_rdk_118"/>
            </w:sdtPr>
            <w:sdtContent>
              <w:del w:author="Marisol Santacruz Rodriguez" w:id="54" w:date="2026-03-11T20:19:56Z">
                <w:r w:rsidDel="00000000" w:rsidR="00000000" w:rsidRPr="00000000">
                  <w:rPr>
                    <w:rtl w:val="0"/>
                    <w:rPrChange w:author="Marisol Santacruz Rodriguez" w:id="55" w:date="2026-03-11T20:19:56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ha- bilidades</w:delText>
                </w:r>
              </w:del>
            </w:sdtContent>
          </w:sdt>
          <w:del w:author="Marisol Santacruz Rodriguez" w:id="54" w:date="2026-03-11T20:19:56Z"/>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 modelar situaciones de variación periódica con funciones trigonométricas e identificar parámetros de las mismas, reconociendo su utilidad para representar fenómenos del mundo físico y natural.</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w:t>
      </w:r>
      <w:sdt>
        <w:sdtPr>
          <w:id w:val="-1154118280"/>
          <w:tag w:val="goog_rdk_119"/>
        </w:sdtPr>
        <w:sdtContent>
          <w:commentRangeStart w:id="20"/>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Estándares Básicos de Competencias en Matemáticas </w:t>
      </w:r>
      <w:commentRangeEnd w:id="20"/>
      <w:r w:rsidDel="00000000" w:rsidR="00000000" w:rsidRPr="00000000">
        <w:commentReference w:id="20"/>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(Ministerio de Educación Nacional, </w:t>
      </w:r>
      <w:hyperlink w:anchor="_heading=h.fhi068cyasy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2006</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especifican que los estudiantes de grados décimo y undécimo deben ser </w:t>
      </w:r>
      <w:sdt>
        <w:sdtPr>
          <w:id w:val="411960396"/>
          <w:tag w:val="goog_rdk_120"/>
        </w:sdtPr>
        <w:sdtContent>
          <w:ins w:author="Marisol Santacruz Rodriguez" w:id="56" w:date="2026-03-11T20:20:38Z"/>
          <w:sdt>
            <w:sdtPr>
              <w:id w:val="-1765917213"/>
              <w:tag w:val="goog_rdk_121"/>
            </w:sdtPr>
            <w:sdtContent>
              <w:ins w:author="Marisol Santacruz Rodriguez" w:id="56" w:date="2026-03-11T20:20:38Z">
                <w:r w:rsidDel="00000000" w:rsidR="00000000" w:rsidRPr="00000000">
                  <w:rPr>
                    <w:rtl w:val="0"/>
                    <w:rPrChange w:author="Marisol Santacruz Rodriguez" w:id="57" w:date="2026-03-11T20:20:38Z">
                      <w:rPr>
                        <w:rFonts w:ascii="Arial" w:cs="Arial" w:eastAsia="Arial" w:hAnsi="Arial"/>
                        <w:b w:val="0"/>
                        <w:bCs w:val="0"/>
                        <w:i w:val="0"/>
                        <w:iCs w:val="0"/>
                        <w:smallCaps w:val="0"/>
                        <w:strike w:val="0"/>
                        <w:color w:val="000000"/>
                        <w:sz w:val="22"/>
                        <w:szCs w:val="22"/>
                        <w:u w:val="none"/>
                        <w:shd w:fill="auto" w:val="clear"/>
                        <w:vertAlign w:val="baseline"/>
                      </w:rPr>
                    </w:rPrChange>
                  </w:rPr>
                  <w:t xml:space="preserve">capaces</w:t>
                </w:r>
              </w:ins>
            </w:sdtContent>
          </w:sdt>
          <w:ins w:author="Marisol Santacruz Rodriguez" w:id="56" w:date="2026-03-11T20:20:38Z"/>
        </w:sdtContent>
      </w:sdt>
      <w:sdt>
        <w:sdtPr>
          <w:id w:val="-493492724"/>
          <w:tag w:val="goog_rdk_122"/>
        </w:sdtPr>
        <w:sdtContent>
          <w:del w:author="Marisol Santacruz Rodriguez" w:id="56" w:date="2026-03-11T20:20:38Z"/>
          <w:sdt>
            <w:sdtPr>
              <w:id w:val="-492545110"/>
              <w:tag w:val="goog_rdk_123"/>
            </w:sdtPr>
            <w:sdtContent>
              <w:del w:author="Marisol Santacruz Rodriguez" w:id="56" w:date="2026-03-11T20:20:38Z">
                <w:r w:rsidDel="00000000" w:rsidR="00000000" w:rsidRPr="00000000">
                  <w:rPr>
                    <w:rtl w:val="0"/>
                    <w:rPrChange w:author="Marisol Santacruz Rodriguez" w:id="57" w:date="2026-03-11T20:20:38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ca- paces</w:delText>
                </w:r>
              </w:del>
            </w:sdtContent>
          </w:sdt>
          <w:del w:author="Marisol Santacruz Rodriguez" w:id="56" w:date="2026-03-11T20:20:38Z"/>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utilizar las técnicas de aproximación en procesos infinitos numéricos, identificar la relación entre los cambios en los parámetros de la representación algebraica de una familia de funciones y los cambios en las gráficas que las representan, y modelar situaciones de va-</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51" w:firstLine="0"/>
        <w:jc w:val="both"/>
        <w:rPr>
          <w:rFonts w:ascii="Arial" w:cs="Arial" w:eastAsia="Arial" w:hAnsi="Arial"/>
          <w:b w:val="0"/>
          <w:bCs w:val="0"/>
          <w:i w:val="0"/>
          <w:iCs w:val="0"/>
          <w:smallCaps w:val="0"/>
          <w:strike w:val="0"/>
          <w:color w:val="000000"/>
          <w:sz w:val="22"/>
          <w:szCs w:val="22"/>
          <w:u w:val="none"/>
          <w:shd w:fill="auto" w:val="clear"/>
          <w:vertAlign w:val="baseline"/>
        </w:rPr>
      </w:pPr>
      <w:sdt>
        <w:sdtPr>
          <w:id w:val="-807187234"/>
          <w:tag w:val="goog_rdk_124"/>
        </w:sdtPr>
        <w:sdtContent>
          <w:commentRangeStart w:id="21"/>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riación periódica con funciones trigonométricas. Estos estándares enfatizan la importancia de que los estudiantes no solo manipulen expresiones algebraicas, sino que comprendan las relaciones funcionales como herramientas de análisis y modelación matemática.</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2" w:right="15" w:firstLine="714.000000000000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Más recientemente, los Derechos Básicos de Aprendizaje - Matemáticas (Ministerio de Educación Nacional, </w:t>
      </w:r>
      <w:hyperlink w:anchor="_heading=h.wp3iyivze9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2016</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 educación media refuerzan la necesidad de que los estu- diantes comprendan las funciones como relaciones de dependencia entre variables y como herramientas fundamentales para modelar fenómenos de variación. Los DBA enfatizan que la comprensión de las funciones trigonométricas debe ir más allá del cálculo mecánico de valores, promoviendo el análisis de su comportamiento, la interpretación de sus parámetros y su aplicación en contextos significativos.</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 embargo, la evidencia empírica muestra una brecha significativa entre estos </w:t>
      </w:r>
      <w:sdt>
        <w:sdtPr>
          <w:id w:val="1965149641"/>
          <w:tag w:val="goog_rdk_125"/>
        </w:sdtPr>
        <w:sdtContent>
          <w:ins w:author="Marisol Santacruz Rodriguez" w:id="58" w:date="2026-03-11T20:21:54Z"/>
          <w:sdt>
            <w:sdtPr>
              <w:id w:val="1190253258"/>
              <w:tag w:val="goog_rdk_126"/>
            </w:sdtPr>
            <w:sdtContent>
              <w:ins w:author="Marisol Santacruz Rodriguez" w:id="58" w:date="2026-03-11T20:21:54Z">
                <w:r w:rsidDel="00000000" w:rsidR="00000000" w:rsidRPr="00000000">
                  <w:rPr>
                    <w:rtl w:val="0"/>
                    <w:rPrChange w:author="Marisol Santacruz Rodriguez" w:id="59" w:date="2026-03-11T20:21:54Z">
                      <w:rPr>
                        <w:rFonts w:ascii="Arial" w:cs="Arial" w:eastAsia="Arial" w:hAnsi="Arial"/>
                        <w:b w:val="0"/>
                        <w:bCs w:val="0"/>
                        <w:i w:val="0"/>
                        <w:iCs w:val="0"/>
                        <w:smallCaps w:val="0"/>
                        <w:strike w:val="0"/>
                        <w:color w:val="000000"/>
                        <w:sz w:val="22"/>
                        <w:szCs w:val="22"/>
                        <w:u w:val="none"/>
                        <w:shd w:fill="auto" w:val="clear"/>
                        <w:vertAlign w:val="baseline"/>
                      </w:rPr>
                    </w:rPrChange>
                  </w:rPr>
                  <w:t xml:space="preserve">objetivos</w:t>
                </w:r>
              </w:ins>
            </w:sdtContent>
          </w:sdt>
          <w:ins w:author="Marisol Santacruz Rodriguez" w:id="58" w:date="2026-03-11T20:21:54Z"/>
        </w:sdtContent>
      </w:sdt>
      <w:sdt>
        <w:sdtPr>
          <w:id w:val="-1695782610"/>
          <w:tag w:val="goog_rdk_127"/>
        </w:sdtPr>
        <w:sdtContent>
          <w:del w:author="Marisol Santacruz Rodriguez" w:id="58" w:date="2026-03-11T20:21:54Z"/>
          <w:sdt>
            <w:sdtPr>
              <w:id w:val="-1714770465"/>
              <w:tag w:val="goog_rdk_128"/>
            </w:sdtPr>
            <w:sdtContent>
              <w:del w:author="Marisol Santacruz Rodriguez" w:id="58" w:date="2026-03-11T20:21:54Z">
                <w:r w:rsidDel="00000000" w:rsidR="00000000" w:rsidRPr="00000000">
                  <w:rPr>
                    <w:rtl w:val="0"/>
                    <w:rPrChange w:author="Marisol Santacruz Rodriguez" w:id="59" w:date="2026-03-11T20:21:5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ob- jetivos</w:delText>
                </w:r>
              </w:del>
            </w:sdtContent>
          </w:sdt>
          <w:del w:author="Marisol Santacruz Rodriguez" w:id="58" w:date="2026-03-11T20:21:54Z"/>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curriculares y los resultados de aprendizaje efectivamente alcanzados por los estu- diantes. Los resultados de las pruebas Saber 11 revelan persistentes dificultades en el com- ponente de pensamiento variacional, particularmente en tareas que involucran funciones trigonométricas (Ministerio de Educación Nacional MEN, </w:t>
      </w:r>
      <w:hyperlink w:anchor="_heading=h.9egpunvyqp1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2019</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 situación evidencia la necesidad de explorar estrategias pedagógicas innovadoras que, fundamentadas en los re- ferentes curriculares nacionales, permitan cerrar esta brecha entre los objetivos educativos y los aprendizajes logrados.</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86" w:lineRule="auto"/>
        <w:ind w:left="1187" w:right="51" w:firstLine="708"/>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bookmarkStart w:colFirst="0" w:colLast="0" w:name="_heading=h.aaryek9x5s3k" w:id="33"/>
      <w:bookmarkEnd w:id="3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presente investigación se alinea directamente con estos referentes curriculares al proponer el diseño de tareas que promuevan la modelación matemática y el desarrollo del pensamiento trigonométrico, utilizando la inteligencia artificial como mediador didáctico para crear experiencias de aprendizaje adaptativas y contextualizadas que respondan a las </w:t>
      </w:r>
      <w:bookmarkStart w:colFirst="0" w:colLast="0" w:name="bookmark=id.panpj7o81u02" w:id="32"/>
      <w:bookmarkEnd w:id="3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necesidades específicas de cada estudiante.</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pStyle w:val="Heading3"/>
        <w:numPr>
          <w:ilvl w:val="2"/>
          <w:numId w:val="2"/>
        </w:numPr>
        <w:tabs>
          <w:tab w:val="left" w:leader="none" w:pos="757"/>
        </w:tabs>
        <w:spacing w:after="0" w:before="0" w:line="240" w:lineRule="auto"/>
        <w:ind w:left="757" w:right="0" w:hanging="704"/>
        <w:jc w:val="left"/>
        <w:rPr/>
      </w:pPr>
      <w:r w:rsidDel="00000000" w:rsidR="00000000" w:rsidRPr="00000000">
        <w:rPr>
          <w:rtl w:val="0"/>
        </w:rPr>
        <w:t xml:space="preserve">Justificación</w:t>
      </w:r>
      <w:sdt>
        <w:sdtPr>
          <w:id w:val="437863618"/>
          <w:tag w:val="goog_rdk_129"/>
        </w:sdtPr>
        <w:sdtContent>
          <w:commentRangeStart w:id="22"/>
        </w:sdtContent>
      </w:sdt>
      <w:r w:rsidDel="00000000" w:rsidR="00000000" w:rsidRPr="00000000">
        <w:rPr>
          <w:rtl w:val="0"/>
        </w:rPr>
        <w:t xml:space="preserve"> pedagógica y didáctica</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86" w:lineRule="auto"/>
        <w:ind w:left="46" w:right="1143" w:firstLine="71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incorporación de sistemas de IA en el aula permite que los estudiantes trabajen con situaciones donde las funciones periódicas dejan de ser simples gráficos para </w:t>
      </w:r>
      <w:r w:rsidDel="00000000" w:rsidR="00000000" w:rsidRPr="00000000">
        <w:rPr>
          <w:rtl w:val="0"/>
        </w:rPr>
        <w:t xml:space="preserve">convertir 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herramientas de análisis. Cuando interactúan con simulaciones que responden a sus decisiones, los alumnos reconocen cómo varía un fenómeno cuando ajustan una amplitud, un ángulo o un intervalo de tiempo. Este tipo de experiencias hace que la trigonometría </w:t>
      </w:r>
      <w:r w:rsidDel="00000000" w:rsidR="00000000" w:rsidRPr="00000000">
        <w:rPr>
          <w:rtl w:val="0"/>
        </w:rPr>
        <w:t xml:space="preserve">adquiera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sentido y que los patrones periódicos se lean como parte de un sistema más amplio. Además, la retroalimentación inmediata de la IA ayuda a que cada estudiante avance a su ritmo sin perder el hilo conceptual. En el fondo, la tecnología se convierte en un puente que acerca la teoría a la acción (Castillo Del Pezo et al., </w:t>
      </w:r>
      <w:hyperlink w:anchor="_heading=h.uzobuzmgl6p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2024</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Parra Sanchez et al., </w:t>
      </w:r>
      <w:hyperlink w:anchor="_heading=h.80fthhmbggz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lnlaua5r7b51" w:id="35"/>
      <w:bookmarkEnd w:id="3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diseño de tareas orientadas a la modelación cobra fuerza cuando se plantea un reto que exige interpretar y ajustar parámetros en lugar de repetir procedimientos. Por ejem- plo, al analizar la trayectoria de un dron o el comportamiento de una onda, la actividad exige explicar por qué una función se comporta como lo hace y qué implicaciones tiene cada mo- dificación. Esta lógica invita a los estudiantes a pensar, no solo a seguir un algoritmo ya conocido. La IA apoya este proceso al ofrecer escenarios dinámicos donde el error no es un tropiezo, sino una pista para reorganizar ideas. Así, la tarea deja de ser un trámite y se </w:t>
      </w:r>
      <w:bookmarkStart w:colFirst="0" w:colLast="0" w:name="bookmark=id.kt66tbwx4h0n" w:id="34"/>
      <w:bookmarkEnd w:id="3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convierte en un ejercicio de exploración (Rendón-Mesa et al., </w:t>
      </w:r>
      <w:hyperlink w:anchor="_heading=h.9yk987h6kwi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8">
      <w:pPr>
        <w:pStyle w:val="Heading3"/>
        <w:numPr>
          <w:ilvl w:val="2"/>
          <w:numId w:val="2"/>
        </w:numPr>
        <w:tabs>
          <w:tab w:val="left" w:leader="none" w:pos="757"/>
        </w:tabs>
        <w:spacing w:after="0" w:before="0" w:line="240" w:lineRule="auto"/>
        <w:ind w:left="757" w:right="0" w:hanging="704"/>
        <w:jc w:val="left"/>
        <w:rPr/>
      </w:pPr>
      <w:r w:rsidDel="00000000" w:rsidR="00000000" w:rsidRPr="00000000">
        <w:rPr>
          <w:rtl w:val="0"/>
        </w:rPr>
        <w:t xml:space="preserve">Justificación social y tecnológica</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contexto contemporáneo, caracterizado por la creciente digitalización y la pre- sencia ubicua de tecnologías inteligentes, resulta fundamental preparar a los estudiantes no solo para comprender contenidos matemáticos, sino para utilizar herramientas tecnológi- cas de manera crítica y productiva. Cadena (</w:t>
      </w:r>
      <w:hyperlink w:anchor="_heading=h.e5eg7qupnmt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señalan, retomando planteamientos de UNESCO (2021), que la incorporación de tecnologías en el aula debe orientarse hacia la mejora de la calidad educativa y la equidad, respondiendo a las demandas de un contexto</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1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marcado por la innovación tecnológica acelerada. La integración de inteligencia artificial en el aula representa una oportunidad para familiarizar a los estudiantes con tecnologías que tendrán un papel protagónico en su futuro académico y profesional, desarrollando compe- tencias fundamentales para desenvolverse en un mundo cada vez más tecnológico.</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integración de Tecnologías del Aprendizaje y el Conocimiento (TAC) en la ense- ñanza de las matemáticas trasciende la mera incorporación de dispositivos digitales; implica repensar las prácticas pedagógicas para aprovechar el potencial de herramientas como la inteligencia artificial en el desarrollo del pensamiento crítico y analítico. La capacidad de resolver problemas y aplicar conceptos matemáticos en contextos prácticos se torna fun- damental en una sociedad crecientemente tecnificada (Cadena, </w:t>
      </w:r>
      <w:hyperlink w:anchor="_heading=h.e5eg7qupnmt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este sentido, el diseño de tareas matemáticas mediadas por IA responde a la necesidad de formar ciudada- nos capaces de interactuar crítica y productivamente con sistemas tecnológicos complejos.</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Particularmente, la inteligencia artificial ofrece oportunidades sin precedentes para personalizar el aprendizaje matemático, adaptándose a las necesidades, ritmos y estilos de aprendizaje de cada estudiante. Guishca Ayala et al. (</w:t>
      </w:r>
      <w:hyperlink w:anchor="_heading=h.9fcablczyal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destacan que la IA en edu- cación matemática permite crear experiencias de aprendizaje personalizadas que mejoran tanto la motivación como el rendimiento académico. A diferencia de enfoques tradicionales donde todos los estudiantes avanzan al mismo ritmo, los sistemas basados en IA pueden ajustar dinámicamente la complejidad de las tareas, proporcionar retroalimentación inme- diata y específica, y ofrecer rutas de aprendizaje adaptadas a las fortalezas y necesidades individuales de cada estudiante.</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el estudiante comprende que puede predecir, ajustar y validar un fenómeno periódico a partir de sus propias decisiones en un entorno mediado por IA, aparece un tipo de aprendizaje más estable y significativo. La modelación se vuelve una práctica cotidiana y no un capítulo aislado del currículo. La IA aporta entornos que permiten ensayar hipóte- sis sin necesidad de equipos complejos, lo que democratiza el acceso a experiencias de investigación escolar y amplía las posibilidades de exploración matemática. De este modo, los conceptos trigonométricos se consolidan al vincularse con problemas que exigen inter-</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81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pretación y toma de decisiones, cultivando una comprensión más reflexiva y aplicada del fenómeno estudiado.</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d2s9lfehcz3q" w:id="37"/>
      <w:bookmarkEnd w:id="3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Además, la integración de IA en la enseñanza de matemáticas tiene implicaciones sociales importantes relacionadas con la equidad educativa. Al proporcionar apoyo indivi- dualizado y adaptativo, estos sistemas pueden contribuir a reducir brechas de aprendizaje y ofrecer oportunidades diferenciadas que respondan a la diversidad del aula (Guishca Aya- la et al., </w:t>
      </w:r>
      <w:hyperlink w:anchor="_heading=h.9fcablczyal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 dimensión social cobra especial relevancia en el contexto colombiano, donde las desigualdades en el acceso a educación de calidad siguen representando un de- safío persistente. La presente investigación, al explorar cómo diseñar tareas matemáticas que aprovechen estas capacidades de personalización, contribuye a identificar estrategias </w:t>
      </w:r>
      <w:bookmarkStart w:colFirst="0" w:colLast="0" w:name="bookmark=id.2tgphznwlr6f" w:id="36"/>
      <w:bookmarkEnd w:id="3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puedan favorecer procesos de aprendizaje más equitativos e inclusivos.</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A">
      <w:pPr>
        <w:pStyle w:val="Heading3"/>
        <w:numPr>
          <w:ilvl w:val="2"/>
          <w:numId w:val="2"/>
        </w:numPr>
        <w:tabs>
          <w:tab w:val="left" w:leader="none" w:pos="757"/>
        </w:tabs>
        <w:spacing w:after="0" w:before="0" w:line="240" w:lineRule="auto"/>
        <w:ind w:left="757" w:right="0" w:hanging="704"/>
        <w:jc w:val="left"/>
        <w:rPr/>
      </w:pPr>
      <w:r w:rsidDel="00000000" w:rsidR="00000000" w:rsidRPr="00000000">
        <w:rPr>
          <w:rtl w:val="0"/>
        </w:rPr>
        <w:t xml:space="preserve">Aporte al conocimiento didáctico</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investigación contribuye al campo de la educación matemática al documentar y analizar cómo los estudiantes construyen significado matemático cuando interactúan con tareas específicamente diseñadas y mediadas por inteligencia artificial. Los hallazgos de este estudio proporcionarán evidencia empírica sobre las potencialidades y limitaciones de estas herramientas, ofreciendo orientaciones concretas para docentes e investigadores in- teresados en integrar IA en la enseñanza de las matemáticas.</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bookmarkStart w:colFirst="0" w:colLast="0" w:name="_heading=h.kt1woc6vl95p" w:id="39"/>
      <w:bookmarkEnd w:id="39"/>
      <w:sdt>
        <w:sdtPr>
          <w:id w:val="1444752222"/>
          <w:tag w:val="goog_rdk_130"/>
        </w:sdtPr>
        <w:sdtContent>
          <w:commentRangeStart w:id="23"/>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Además, al centrarse en el diseño de tareas y no únicamente en la herramienta tec- nológica, esta investigación enfatiza un aspecto frecuentemente desatendido en la literatura: que la efectividad de cualquier recurso tecnológico depende críticamente de la calidad de las actividades pedagógicas que lo acompañan. Este enfoque fortalece la comprensión del </w:t>
      </w:r>
      <w:bookmarkStart w:colFirst="0" w:colLast="0" w:name="bookmark=id.qvy4i86n3r6k" w:id="38"/>
      <w:bookmarkEnd w:id="3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 del docente como diseñador de experiencias de aprendizaje significativas.</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1">
      <w:pPr>
        <w:pStyle w:val="Heading2"/>
        <w:numPr>
          <w:ilvl w:val="1"/>
          <w:numId w:val="2"/>
        </w:numPr>
        <w:tabs>
          <w:tab w:val="left" w:leader="none" w:pos="1759"/>
        </w:tabs>
        <w:spacing w:after="0" w:before="0" w:line="240" w:lineRule="auto"/>
        <w:ind w:left="1759" w:right="0" w:hanging="572"/>
        <w:jc w:val="left"/>
        <w:rPr/>
      </w:pPr>
      <w:r w:rsidDel="00000000" w:rsidR="00000000" w:rsidRPr="00000000">
        <w:rPr>
          <w:rtl w:val="0"/>
        </w:rPr>
        <w:t xml:space="preserve">Objetivos</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rnyckmigguou" w:id="40"/>
    <w:bookmarkEnd w:id="40"/>
    <w:p w:rsidR="00000000" w:rsidDel="00000000" w:rsidP="00000000" w:rsidRDefault="00000000" w:rsidRPr="00000000" w14:paraId="00000214">
      <w:pPr>
        <w:pStyle w:val="Heading3"/>
        <w:numPr>
          <w:ilvl w:val="2"/>
          <w:numId w:val="2"/>
        </w:numPr>
        <w:tabs>
          <w:tab w:val="left" w:leader="none" w:pos="1891"/>
        </w:tabs>
        <w:spacing w:after="0" w:before="1" w:line="240" w:lineRule="auto"/>
        <w:ind w:left="1891" w:right="0" w:hanging="704"/>
        <w:jc w:val="left"/>
        <w:rPr/>
      </w:pPr>
      <w:bookmarkStart w:colFirst="0" w:colLast="0" w:name="_heading=h.9vtfvxlefgnx" w:id="41"/>
      <w:bookmarkEnd w:id="41"/>
      <w:r w:rsidDel="00000000" w:rsidR="00000000" w:rsidRPr="00000000">
        <w:rPr>
          <w:rtl w:val="0"/>
        </w:rPr>
        <w:t xml:space="preserve">Objetivo general</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51" w:firstLine="708"/>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4t3qaysqweyd" w:id="43"/>
      <w:bookmarkEnd w:id="43"/>
      <w:sdt>
        <w:sdtPr>
          <w:id w:val="209656411"/>
          <w:tag w:val="goog_rdk_131"/>
        </w:sdtPr>
        <w:sdtContent>
          <w:commentRangeStart w:id="24"/>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Diseñar, implementar y analizar</w:t>
      </w:r>
      <w:commentRangeEnd w:id="24"/>
      <w:r w:rsidDel="00000000" w:rsidR="00000000" w:rsidRPr="00000000">
        <w:commentReference w:id="24"/>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una secuencia de tareas matemáticas que integran inteligencia artificial para el desarrollo del pensamiento trigonométrico y la comprensión de </w:t>
      </w:r>
      <w:bookmarkStart w:colFirst="0" w:colLast="0" w:name="bookmark=id.kkx8ezv1jnif" w:id="42"/>
      <w:bookmarkEnd w:id="4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funciones trigonométricas e hiperbólicas en estudiantes de educación media.</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pStyle w:val="Heading3"/>
        <w:numPr>
          <w:ilvl w:val="2"/>
          <w:numId w:val="2"/>
        </w:numPr>
        <w:tabs>
          <w:tab w:val="left" w:leader="none" w:pos="1891"/>
        </w:tabs>
        <w:spacing w:after="0" w:before="0" w:line="240" w:lineRule="auto"/>
        <w:ind w:left="1891" w:right="0" w:hanging="704"/>
        <w:jc w:val="left"/>
        <w:rPr/>
      </w:pPr>
      <w:r w:rsidDel="00000000" w:rsidR="00000000" w:rsidRPr="00000000">
        <w:rPr>
          <w:rtl w:val="0"/>
        </w:rPr>
        <w:t xml:space="preserve">Objetivos específicos</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731"/>
          <w:tab w:val="left" w:leader="none" w:pos="1733"/>
        </w:tabs>
        <w:spacing w:after="0" w:before="0" w:line="386" w:lineRule="auto"/>
        <w:ind w:left="1733" w:right="15" w:hanging="291.9999999999999"/>
        <w:jc w:val="both"/>
        <w:rPr>
          <w:rFonts w:ascii="Arial" w:cs="Arial" w:eastAsia="Arial" w:hAnsi="Arial"/>
          <w:b w:val="0"/>
          <w:bCs w:val="0"/>
          <w:i w:val="0"/>
          <w:iCs w:val="0"/>
          <w:smallCaps w:val="0"/>
          <w:strike w:val="0"/>
          <w:color w:val="000000"/>
          <w:sz w:val="22"/>
          <w:szCs w:val="22"/>
          <w:u w:val="none"/>
          <w:shd w:fill="auto" w:val="clear"/>
          <w:vertAlign w:val="baseline"/>
        </w:rPr>
      </w:pPr>
      <w:sdt>
        <w:sdtPr>
          <w:id w:val="1724806945"/>
          <w:tag w:val="goog_rdk_132"/>
        </w:sdtPr>
        <w:sdtContent>
          <w:commentRangeStart w:id="25"/>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Diseñar una sec</w:t>
      </w:r>
      <w:commentRangeEnd w:id="25"/>
      <w:r w:rsidDel="00000000" w:rsidR="00000000" w:rsidRPr="00000000">
        <w:commentReference w:id="25"/>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uencia de tareas matemáticas que integren la herramienta de inteligen- cia artificial para promover la comprensión conceptual de funciones trigonométricas e hiperbólicas y el desarrollo del pensamiento trigonométrico.</w:t>
      </w:r>
    </w:p>
    <w:p w:rsidR="00000000" w:rsidDel="00000000" w:rsidP="00000000" w:rsidRDefault="00000000" w:rsidRPr="00000000" w14:paraId="0000021E">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731"/>
          <w:tab w:val="left" w:leader="none" w:pos="1733"/>
        </w:tabs>
        <w:spacing w:after="0" w:before="177" w:line="386" w:lineRule="auto"/>
        <w:ind w:left="1733" w:right="48" w:hanging="291.9999999999999"/>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sdt>
        <w:sdtPr>
          <w:id w:val="-2064187228"/>
          <w:tag w:val="goog_rdk_133"/>
        </w:sdtPr>
        <w:sdtContent>
          <w:commentRangeStart w:id="26"/>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Elaborar una herramienta basada en inteligencia artificial qu</w:t>
      </w:r>
      <w:commentRangeEnd w:id="26"/>
      <w:r w:rsidDel="00000000" w:rsidR="00000000" w:rsidRPr="00000000">
        <w:commentReference w:id="26"/>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f</w:t>
      </w:r>
      <w:sdt>
        <w:sdtPr>
          <w:id w:val="308421113"/>
          <w:tag w:val="goog_rdk_134"/>
        </w:sdtPr>
        <w:sdtContent>
          <w:commentRangeStart w:id="27"/>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uncione como mediador didáctico </w:t>
      </w:r>
      <w:commentRangeEnd w:id="27"/>
      <w:r w:rsidDel="00000000" w:rsidR="00000000" w:rsidRPr="00000000">
        <w:commentReference w:id="27"/>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la enseñanza de funciones trigonométricas e hiperbólicas, </w:t>
      </w:r>
      <w:sdt>
        <w:sdtPr>
          <w:id w:val="-117695785"/>
          <w:tag w:val="goog_rdk_135"/>
        </w:sdtPr>
        <w:sdtContent>
          <w:commentRangeStart w:id="28"/>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facilitando la comprensión de sus propiedades, relaciones y aplicaciones.</w:t>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bookmark=id.m8ehmg2npg0z" w:id="44"/>
    <w:bookmarkEnd w:id="44"/>
    <w:p w:rsidR="00000000" w:rsidDel="00000000" w:rsidP="00000000" w:rsidRDefault="00000000" w:rsidRPr="00000000" w14:paraId="00000221">
      <w:pPr>
        <w:pStyle w:val="Heading1"/>
        <w:spacing w:before="1" w:lineRule="auto"/>
        <w:ind w:right="1132" w:firstLine="0"/>
        <w:jc w:val="center"/>
        <w:rPr/>
      </w:pPr>
      <w:bookmarkStart w:colFirst="0" w:colLast="0" w:name="_heading=h.i0rft6g4svpg" w:id="45"/>
      <w:bookmarkEnd w:id="45"/>
      <w:r w:rsidDel="00000000" w:rsidR="00000000" w:rsidRPr="00000000">
        <w:rPr>
          <w:rtl w:val="0"/>
        </w:rPr>
        <w:t xml:space="preserve">CAPÍTULO 2</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4">
      <w:pPr>
        <w:spacing w:before="0" w:lineRule="auto"/>
        <w:ind w:left="0" w:right="1132" w:firstLine="0"/>
        <w:jc w:val="center"/>
        <w:rPr>
          <w:b w:val="1"/>
          <w:bCs w:val="1"/>
          <w:sz w:val="28"/>
          <w:szCs w:val="28"/>
        </w:rPr>
      </w:pPr>
      <w:r w:rsidDel="00000000" w:rsidR="00000000" w:rsidRPr="00000000">
        <w:rPr>
          <w:b w:val="1"/>
          <w:bCs w:val="1"/>
          <w:sz w:val="28"/>
          <w:szCs w:val="28"/>
          <w:rtl w:val="0"/>
        </w:rPr>
        <w:t xml:space="preserve">MARCO TEÓRICO</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xmq294o8bkx9" w:id="46"/>
    <w:bookmarkEnd w:id="46"/>
    <w:p w:rsidR="00000000" w:rsidDel="00000000" w:rsidP="00000000" w:rsidRDefault="00000000" w:rsidRPr="00000000" w14:paraId="00000228">
      <w:pPr>
        <w:pStyle w:val="Heading2"/>
        <w:numPr>
          <w:ilvl w:val="4"/>
          <w:numId w:val="2"/>
        </w:numPr>
        <w:tabs>
          <w:tab w:val="left" w:leader="none" w:pos="625"/>
        </w:tabs>
        <w:spacing w:after="0" w:before="0" w:line="240" w:lineRule="auto"/>
        <w:ind w:left="625" w:right="0" w:hanging="572"/>
        <w:jc w:val="left"/>
        <w:rPr/>
      </w:pPr>
      <w:bookmarkStart w:colFirst="0" w:colLast="0" w:name="_heading=h.q41mryvllxvq" w:id="47"/>
      <w:bookmarkEnd w:id="47"/>
      <w:r w:rsidDel="00000000" w:rsidR="00000000" w:rsidRPr="00000000">
        <w:rPr>
          <w:rtl w:val="0"/>
        </w:rPr>
        <w:t xml:space="preserve">Marco </w:t>
      </w:r>
      <w:sdt>
        <w:sdtPr>
          <w:id w:val="-1312810061"/>
          <w:tag w:val="goog_rdk_136"/>
        </w:sdtPr>
        <w:sdtContent>
          <w:commentRangeStart w:id="29"/>
        </w:sdtContent>
      </w:sdt>
      <w:r w:rsidDel="00000000" w:rsidR="00000000" w:rsidRPr="00000000">
        <w:rPr>
          <w:rtl w:val="0"/>
        </w:rPr>
        <w:t xml:space="preserve">conceptual</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ebhvkfu89eht" w:id="48"/>
      <w:bookmarkEnd w:id="48"/>
      <w:sdt>
        <w:sdtPr>
          <w:id w:val="656411359"/>
          <w:tag w:val="goog_rdk_137"/>
        </w:sdtPr>
        <w:sdtContent>
          <w:commentRangeStart w:id="30"/>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presente marco conceptual busca articular los fundamentos teóricos que susten- tan el diseño de tareas matemáticas en trigonometría mediadas por inteligencia artificial. La construcción de este apartado toma como eje articulador tres componentes centrales: el diseño de tareas como objeto de estudio en educación matemática, el desarrollo del pensa- miento trigonométrico como contenido específico, y el papel de la tecnología particularmente la inteligencia artificial como </w:t>
      </w:r>
      <w:sdt>
        <w:sdtPr>
          <w:id w:val="-504097893"/>
          <w:tag w:val="goog_rdk_138"/>
        </w:sdtPr>
        <w:sdtContent>
          <w:commentRangeStart w:id="31"/>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herramienta mediadora </w:t>
      </w:r>
      <w:commentRangeEnd w:id="31"/>
      <w:r w:rsidDel="00000000" w:rsidR="00000000" w:rsidRPr="00000000">
        <w:commentReference w:id="31"/>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los procesos de enseñanza y </w:t>
      </w:r>
      <w:r w:rsidDel="00000000" w:rsidR="00000000" w:rsidRPr="00000000">
        <w:rPr>
          <w:rtl w:val="0"/>
        </w:rPr>
        <w:t xml:space="preserve">aprendizaje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E">
      <w:pPr>
        <w:pStyle w:val="Heading3"/>
        <w:numPr>
          <w:ilvl w:val="5"/>
          <w:numId w:val="2"/>
        </w:numPr>
        <w:tabs>
          <w:tab w:val="left" w:leader="none" w:pos="757"/>
        </w:tabs>
        <w:spacing w:after="0" w:before="0" w:line="240" w:lineRule="auto"/>
        <w:ind w:left="757" w:right="0" w:hanging="704"/>
        <w:jc w:val="left"/>
        <w:rPr/>
      </w:pPr>
      <w:r w:rsidDel="00000000" w:rsidR="00000000" w:rsidRPr="00000000">
        <w:rPr>
          <w:rtl w:val="0"/>
        </w:rPr>
        <w:t xml:space="preserve">Diseño de tareas matemáticas: fundamentos </w:t>
      </w:r>
      <w:sdt>
        <w:sdtPr>
          <w:id w:val="-472695490"/>
          <w:tag w:val="goog_rdk_139"/>
        </w:sdtPr>
        <w:sdtContent>
          <w:commentRangeStart w:id="32"/>
        </w:sdtContent>
      </w:sdt>
      <w:r w:rsidDel="00000000" w:rsidR="00000000" w:rsidRPr="00000000">
        <w:rPr>
          <w:rtl w:val="0"/>
        </w:rPr>
        <w:t xml:space="preserve">teóricos</w:t>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diseño de tareas constituye uno de los campos de mayor relevancia en la investi- gación contemporánea de educación matemática. Leung y Bolite-Frant, </w:t>
      </w:r>
      <w:hyperlink w:anchor="_heading=h.r9lvmqw6y03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señalan que el diseño de tareas matemáticas implica consideraciones epistemológicas, matemáticas, </w:t>
      </w:r>
      <w:r w:rsidDel="00000000" w:rsidR="00000000" w:rsidRPr="00000000">
        <w:rPr>
          <w:rtl w:val="0"/>
        </w:rPr>
        <w:t xml:space="preserve">representacionales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pedagógicas que se entrelazan de manera compleja. Según estos autores, una tarea matemática no se reduce a un problema por resolver, sino que representa un </w:t>
      </w:r>
      <w:r w:rsidDel="00000000" w:rsidR="00000000" w:rsidRPr="00000000">
        <w:rPr>
          <w:rtl w:val="0"/>
        </w:rPr>
        <w:t xml:space="preserve">ambiente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interactivo donde docentes, estudiantes y recursos se enriquecen mutuamente en la producción de experiencias matemáticas.</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perspectiva epistemológica del diseño de tareas plantea interrogantes sobre la na-</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1" w:right="0" w:firstLine="0"/>
        <w:jc w:val="center"/>
        <w:rPr>
          <w:rFonts w:ascii="Arial" w:cs="Arial" w:eastAsia="Arial" w:hAnsi="Arial"/>
          <w:b w:val="0"/>
          <w:bCs w:val="0"/>
          <w:i w:val="0"/>
          <w:iCs w:val="0"/>
          <w:smallCaps w:val="0"/>
          <w:strike w:val="0"/>
          <w:color w:val="000000"/>
          <w:sz w:val="22"/>
          <w:szCs w:val="22"/>
          <w:u w:val="none"/>
          <w:shd w:fill="auto" w:val="clear"/>
          <w:vertAlign w:val="baseline"/>
        </w:rPr>
        <w:sectPr>
          <w:headerReference r:id="rId16" w:type="even"/>
          <w:type w:val="nextPage"/>
          <w:pgSz w:h="15840" w:w="12240" w:orient="portrait"/>
          <w:pgMar w:bottom="280" w:top="1820" w:left="1080" w:right="1080" w:header="0"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1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turaleza del conocimiento matemático que se pretende construir. Leung y Bolite-Frant, </w:t>
      </w:r>
      <w:hyperlink w:anchor="_heading=h.r9lvmqw6y03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retoman a Sfard (2008) para distinguir dos orientaciones epistemológicas fundamentales: la participacionista, que favorece diseños con potencial para que los estudiantes participen en la construcción de experiencias matemáticas compartidas, y la adquisicionista, que utiliza he- rramientas para explorar y construir conocimiento matemático personal. Ambas perspectivas reconocen que las matemáticas constituyen un discurso, por lo que aprender matemáticas implica participar activamente en dicho discurso.</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diseño de tareas, desde la aproximación de Leung y Bolite-Frant, </w:t>
      </w:r>
      <w:hyperlink w:anchor="_heading=h.r9lvmqw6y03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debe con- siderar el papel mediador de las herramientas entre el mundo fenomenológico y el mundo conceptual. Esta mediación no opera simplemente como puente, sino que como plantean estos autores retomando a Radford (2013) los artefactos constituyen parte integral del pen- samiento y la percepción. En consecuencia, la interacción con herramientas, artefactos y materiales culturales debe concebirse más allá de elementos auxiliares, pues influyen direc- tamente en la cognición y, para efectos de esta investigación, impactan en el conocimiento matemático.</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9"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investigación de diseño, según González et al., </w:t>
      </w:r>
      <w:hyperlink w:anchor="_heading=h.hfz3crke7lf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2011</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representa un paradigma metodológico relativamente joven que resulta útil en la investigación en educación científica. Los autores destacan que este enfoque permite no solo describir fenómenos educativos, sino también diseñar, implementar y analizar innovaciones que respondan a problemáticas específicas del aula. Los experimentos de enseñanza, como modalidad específica dentro de la investigación de diseño, ofrecen oportunidades para estudiar procesos de aprendizaje en contextos naturales mientras se interviene intencionalmente sobre ellos.</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2" w:right="15" w:firstLine="714.0000000000002"/>
        <w:jc w:val="both"/>
        <w:rPr>
          <w:rFonts w:ascii="Arial" w:cs="Arial" w:eastAsia="Arial" w:hAnsi="Arial"/>
          <w:b w:val="0"/>
          <w:bCs w:val="0"/>
          <w:i w:val="0"/>
          <w:iCs w:val="0"/>
          <w:smallCaps w:val="0"/>
          <w:strike w:val="0"/>
          <w:color w:val="000000"/>
          <w:sz w:val="22"/>
          <w:szCs w:val="22"/>
          <w:u w:val="none"/>
          <w:shd w:fill="auto" w:val="clear"/>
          <w:vertAlign w:val="baseline"/>
        </w:rPr>
        <w:sectPr>
          <w:headerReference r:id="rId17" w:type="default"/>
          <w:headerReference r:id="rId18" w:type="even"/>
          <w:type w:val="nextPage"/>
          <w:pgSz w:h="15840" w:w="12240" w:orient="portrait"/>
          <w:pgMar w:bottom="280" w:top="1300" w:left="1080" w:right="1080" w:header="1047" w:footer="0"/>
          <w:pgNumType w:start="27"/>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contexto colombiano, Camargo, </w:t>
      </w:r>
      <w:hyperlink w:anchor="_heading=h.unhjhrwr10y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distingue entre metodología y estrategia in- vestigativa en educación matemática. La metodología comprende estrategias investigativas, recursos y fundamentación teórica que orientan la investigación integralmente. Las estrate- gias, por su parte, constituyen mecanismos que conectan presupuestos teóricos con formas específicas de obtener y analizar información. Esta distinción resulta pertinente cuando se considera el diseño de tareas como objeto de investigación, pues requiere claridad sobre</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7330ixscnmwx" w:id="49"/>
    <w:bookmarkEnd w:id="49"/>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x59j7v4btsi7" w:id="50"/>
      <w:bookmarkEnd w:id="5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 se indaga y cómo se indaga.</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pStyle w:val="Heading3"/>
        <w:numPr>
          <w:ilvl w:val="5"/>
          <w:numId w:val="2"/>
        </w:numPr>
        <w:tabs>
          <w:tab w:val="left" w:leader="none" w:pos="757"/>
        </w:tabs>
        <w:spacing w:after="0" w:before="0" w:line="240" w:lineRule="auto"/>
        <w:ind w:left="757" w:right="0" w:hanging="704"/>
        <w:jc w:val="left"/>
        <w:rPr/>
      </w:pPr>
      <w:sdt>
        <w:sdtPr>
          <w:id w:val="-322079490"/>
          <w:tag w:val="goog_rdk_140"/>
        </w:sdtPr>
        <w:sdtContent>
          <w:commentRangeStart w:id="33"/>
        </w:sdtContent>
      </w:sdt>
      <w:r w:rsidDel="00000000" w:rsidR="00000000" w:rsidRPr="00000000">
        <w:rPr>
          <w:rtl w:val="0"/>
        </w:rPr>
        <w:t xml:space="preserve">Pensamiento trigonométrico: construcción conceptual y didáctica</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48" w:right="1149" w:firstLine="71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trigonometría escolar ha sido objeto de múltiples cuestionamientos desde la in- vestigación didáctica. Montiel-Espinosa, </w:t>
      </w:r>
      <w:hyperlink w:anchor="_heading=h.nie38p91j4m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plantea que la enseñanza tradicional de la trigonometría se ha centrado principalmente en razones trigonométricas y funciones trigo- nométricas, dejando de lado otros objetos matemáticos como ecuaciones, identidades o leyes trigonométricas. La autora propone el concepto de pensamiento trigonométrico como alternativa a una enseñanza fragmentada y descontextualizada.</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desarrollo del pensamiento trigonométrico, según Montiel-Espinosa, </w:t>
      </w:r>
      <w:hyperlink w:anchor="_heading=h.nie38p91j4m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tras- ciende la memorización de fórmulas y procedimientos algorítmicos. Implica construcción social de significados, uso situado de herramientas trigonométricas y comprensión de las re- laciones entre diferentes representaciones. En su estudio socioepistemológico de la función trigonométrica, Montiel-Espinosa y Cantoral, </w:t>
      </w:r>
      <w:hyperlink w:anchor="_heading=h.esuffkh15ic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evidencian que la construcción social de conceptos trigonométricos está ligada a prácticas sociales específicas, donde la dimensión social toma el carácter de práctica situada.</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función trigonométrica, objeto central en el bachillerato, presenta dificultades di- dácticas particulares. Montiel, </w:t>
      </w:r>
      <w:hyperlink w:anchor="_heading=h.oua9vky2j2v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2006</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analiza cómo la construcción social de la función trigo- nométrica requiere transitar de una visión geométrica vinculada al triángulo rectángulo hacia una visión analítica asociada al círculo unitario y las funciones periódicas. Este tránsito con- ceptual no resulta evidente para los estudiantes y demanda diseños didácticos que expliciten estas conexiones.</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sdt>
        <w:sdtPr>
          <w:id w:val="1717395887"/>
          <w:tag w:val="goog_rdk_141"/>
        </w:sdtPr>
        <w:sdtContent>
          <w:commentRangeStart w:id="34"/>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Salazar Méndez, </w:t>
      </w:r>
      <w:hyperlink w:anchor="_heading=h.7i7gagpccs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2020</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propone situaciones didácticas para el aprendizaje de identi- dades trigonométricas fundamentales desde un enfoque geométrico. Su trabajo muestra que las identidades trigonométricas, frecuentemente presentadas como fórmulas por memorizar, pueden construirse mediante exploraciones geométricas que doten de sentido a las relacio-</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51"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nes algebraicas. Este enfoque coincide con la perspectiva de Montiel-Espinosa, </w:t>
      </w:r>
      <w:hyperlink w:anchor="_heading=h.nie38p91j4m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sobre la importancia de vincular diferentes representaciones en la construcción del pensamiento trigonométrico.</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2" w:right="15" w:firstLine="714.0000000000002"/>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l6rks3h6x4sb" w:id="52"/>
      <w:bookmarkEnd w:id="5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dificultades en el aprendizaje de la trigonometría, documentadas por diversos investigadores, incluyen: limitada comprensión del concepto de ángulo más allá de contex- tos geométricos inmediatos, dificultad para transitar entre medidas de ángulos en grados y radianes, incomprensión de la periodicidad de las funciones trigonométricas, y descone- xión entre representaciones gráficas, algebraicas y numéricas. Estas dificultades sugieren la necesidad de diseños de tareas que atiendan específicamente estos obstáculos episte- </w:t>
      </w:r>
      <w:bookmarkStart w:colFirst="0" w:colLast="0" w:name="bookmark=id.qlz5xpf84fhz" w:id="51"/>
      <w:bookmarkEnd w:id="5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mológicos.</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4">
      <w:pPr>
        <w:pStyle w:val="Heading3"/>
        <w:numPr>
          <w:ilvl w:val="5"/>
          <w:numId w:val="2"/>
        </w:numPr>
        <w:tabs>
          <w:tab w:val="left" w:leader="none" w:pos="1891"/>
        </w:tabs>
        <w:spacing w:after="0" w:before="0" w:line="240" w:lineRule="auto"/>
        <w:ind w:left="1891" w:right="0" w:hanging="704"/>
        <w:jc w:val="left"/>
        <w:rPr/>
      </w:pPr>
      <w:sdt>
        <w:sdtPr>
          <w:id w:val="-1626967368"/>
          <w:tag w:val="goog_rdk_142"/>
        </w:sdtPr>
        <w:sdtContent>
          <w:commentRangeStart w:id="35"/>
        </w:sdtContent>
      </w:sdt>
      <w:r w:rsidDel="00000000" w:rsidR="00000000" w:rsidRPr="00000000">
        <w:rPr>
          <w:rtl w:val="0"/>
        </w:rPr>
        <w:t xml:space="preserve">Modelación matemática</w:t>
      </w:r>
      <w:commentRangeEnd w:id="35"/>
      <w:r w:rsidDel="00000000" w:rsidR="00000000" w:rsidRPr="00000000">
        <w:commentReference w:id="35"/>
      </w:r>
      <w:r w:rsidDel="00000000" w:rsidR="00000000" w:rsidRPr="00000000">
        <w:rPr>
          <w:rtl w:val="0"/>
        </w:rPr>
        <w:t xml:space="preserve"> y tareas contextualizadas</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0" w:right="9" w:firstLine="71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Hitt y Quiroz Rivera, </w:t>
      </w:r>
      <w:hyperlink w:anchor="_heading=h.b9bpxasxifg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2017</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estudian el aprendizaje de las matemáticas a través de la modelación matemática en un medio sociocultural ligado a la teoría de la actividad. Los autores destacan que los procesos comunicativos entre estudiantes durante la realización de tareas complejas constituyen una variable fundamental en la modelación matemática. A través de la teoría de la actividad, analizan cómo las representaciones intuitivas de los estudiantes son funcionales y espontáneas, y pueden modificarse mediante interacción y diálogo en el trabajo colaborativo.</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2" w:right="15" w:firstLine="714.0000000000002"/>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modelación matemática, entendida como proceso que vincula situaciones del mundo real con herramientas matemáticas, ofrece oportunidades para que los estudian- tes construyan significados situados. Rodríguez Gallegos et al., </w:t>
      </w:r>
      <w:hyperlink w:anchor="_heading=h.wswp2v8w3y9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2016</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analizan el papel de la tecnología en el proceso de modelación matemática para la enseñanza de ecuaciones diferenciales. Aunque su estudio se enfoca en contenidos distintos a la trigonometría, sus hallazgos sobre cómo la tecnología facilita la exploración de relaciones entre variables y la visualización de comportamientos dinámicos resultan transferibles al contexto trigonométri- co.</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6fiiloopomi" w:id="54"/>
      <w:bookmarkEnd w:id="5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diseño de tareas contextualizadas, fundamentadas en situaciones reales o rea- listas, favorece que los estudiantes reconozcan la utilidad de conceptos trigonométricos más allá del aula. Herrera Castañeda, </w:t>
      </w:r>
      <w:hyperlink w:anchor="_heading=h.e1u03o968nj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propone la enseñanza de conceptos básicos de trigonometría mediante tecnología informática, específicamente GeoGebra y Moodle. Su trabajo evidencia que los aplicativos tecnológicos, cuando se administran dentro de secuen- cias didácticas bien diseñadas, mejoran la asimilación de conceptos básicos y optimizan la </w:t>
      </w:r>
      <w:bookmarkStart w:colFirst="0" w:colLast="0" w:name="bookmark=id.v223yjvgwcp3" w:id="53"/>
      <w:bookmarkEnd w:id="5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comprensión del conocimiento matemático.</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E">
      <w:pPr>
        <w:pStyle w:val="Heading3"/>
        <w:numPr>
          <w:ilvl w:val="5"/>
          <w:numId w:val="2"/>
        </w:numPr>
        <w:tabs>
          <w:tab w:val="left" w:leader="none" w:pos="757"/>
        </w:tabs>
        <w:spacing w:after="0" w:before="1" w:line="240" w:lineRule="auto"/>
        <w:ind w:left="757" w:right="0" w:hanging="704"/>
        <w:jc w:val="left"/>
        <w:rPr/>
      </w:pPr>
      <w:r w:rsidDel="00000000" w:rsidR="00000000" w:rsidRPr="00000000">
        <w:rPr>
          <w:rtl w:val="0"/>
        </w:rPr>
        <w:t xml:space="preserve">Tecnología y herramientas digitales en educación matemática</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papel de la tecnología en la educación matemática ha evolucionado desde su concepción como herramienta de cálculo hasta su reconocimiento como mediadora en la construcción de conocimiento. Leung y Bolite-Frant, </w:t>
      </w:r>
      <w:hyperlink w:anchor="_heading=h.r9lvmqw6y03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proponen que las herramientas tecnológicas pueden actuar como instrumentos de mediación semiótica, facilitando la pro- ducción y transformación de signos que vinculan con la construcción de conocimiento mate- mático de los estudiantes.</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teoría de génesis instrumental, desarrollada por Rabardel (1995), explica cómo el uso de una herramienta puede convertirse en un proceso de instrumentación cognitiva para la adquisición o construcción de conocimiento (Leung &amp; Bolite-Frant, </w:t>
      </w:r>
      <w:hyperlink w:anchor="_heading=h.r9lvmqw6y03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Este en- foque distingue dos procesos: la instrumentación, mediante la cual la herramienta imprime su marca sobre el sujeto permitiéndole desarrollar actividades dentro de ciertos límites; y la instrumentalización, proceso por el cual el usuario desarrolla sus propias ideas sobre qué es y cómo debe usarse la herramienta.</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86" w:lineRule="auto"/>
        <w:ind w:left="53" w:right="1155" w:firstLine="708"/>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potencial semiótico de las herramientas digitales reside en la relación dual entre significados personales relacionados con el uso de la herramienta al realizar una tarea y significados matemáticos relacionados con la herramienta y su uso (Leung &amp; Bolite-Frant, </w:t>
      </w:r>
      <w:hyperlink w:anchor="_heading=h.r9lvmqw6y03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 relación dual, desarrollada por Bartolini Bussi y Mariotti (2008), constituye el potencial semiótico de una herramienta, que se materializa cuando el docente, usándola</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intencionalmente, media contenido matemático a través de intervenciones didácticas dise- ñadas.</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86" w:lineRule="auto"/>
        <w:ind w:left="1187" w:right="21" w:firstLine="708"/>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9pvrryybfceu" w:id="56"/>
      <w:bookmarkEnd w:id="5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Rodríguez Gallegos et al., </w:t>
      </w:r>
      <w:hyperlink w:anchor="_heading=h.wswp2v8w3y9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2016</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señalan que la tecnología no solo facilita cálculos o visualizaciones, sino que transforma los procesos de modelación matemática al permitir exploraciones que serían impracticables sin soporte tecnológico. Los autores evidencian que la tecnología posibilita ciclos iterativos de construcción, prueba y refinamiento de modelos, </w:t>
      </w:r>
      <w:bookmarkStart w:colFirst="0" w:colLast="0" w:name="bookmark=id.p9cgows079zw" w:id="55"/>
      <w:bookmarkEnd w:id="5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favoreciendo comprensión profunda de relaciones matemáticas.</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C">
      <w:pPr>
        <w:pStyle w:val="Heading3"/>
        <w:numPr>
          <w:ilvl w:val="5"/>
          <w:numId w:val="2"/>
        </w:numPr>
        <w:tabs>
          <w:tab w:val="left" w:leader="none" w:pos="1891"/>
        </w:tabs>
        <w:spacing w:after="0" w:before="0" w:line="240" w:lineRule="auto"/>
        <w:ind w:left="1891" w:right="0" w:hanging="704"/>
        <w:jc w:val="left"/>
        <w:rPr/>
      </w:pPr>
      <w:r w:rsidDel="00000000" w:rsidR="00000000" w:rsidRPr="00000000">
        <w:rPr>
          <w:rtl w:val="0"/>
        </w:rPr>
        <w:t xml:space="preserve">Inteligencia artificial en educación: posibilidades y desafíos</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incorporación de inteligencia artificial en educación matemática representa un campo emergente con múltiples aristas. Si bien la literatura específica sobre IA en enseñan- za de trigonometría es aún limitada, los desarrollos en otras áreas de matemática educativa permiten anticipar posibilidades y desafíos.</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inteligencia artificial puede desempeñar diversos roles en el diseño de tareas matemáticas: como generadora de problemas personalizados según el nivel de cada estu- diante, como proveedora de retroalimentación inmediata y adaptativa, como facilitadora de representaciones dinámicas y multimodales, o como herramienta de análisis del progreso de aprendizaje. Cada uno de estos roles implica consideraciones didácticas específicas sobre cómo integrar la IA sin que esta reemplace el trabajo cognitivo del estudiante.</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diseño de tareas mediadas por IA requiere atención a los principios de mediación semiótica propuestos por Leung y Bolite-Frant, </w:t>
      </w:r>
      <w:hyperlink w:anchor="_heading=h.r9lvmqw6y03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IA no debe concebirse meramente como calculadora sofisticada, sino como herramienta que posibilita formas específicas de in- teracción con el conocimiento trigonométrico. En este sentido, resulta crucial diseñar tareas donde la IA medie la construcción de significados, no simplemente proporcione respuestas.</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6"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consideraciones epistemológicas sobre el uso de IA en diseño de tareas deben</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contemplar qué tipo de conocimiento matemático se construye cuando los estudiantes inter- actúan con estas herramientas. La pregunta no es solo si los estudiantes aprenden con IA, sino qué aprenden y cómo lo aprenden. Esto implica reflexionar sobre cuáles procesos cog- nitivos se activan, qué representaciones se privilegian, y cómo se construyen conexiones entre diferentes formas de representar conceptos trigonométricos.</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qgqdmjd2eptp" w:id="58"/>
      <w:bookmarkEnd w:id="5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personalización del aprendizaje, promesa frecuente de la IA en educación, debe entenderse desde la complejidad del proceso de aprendizaje matemático. La personaliza- ción no se reduce a ajustar nivel de dificultad de ejercicios, sino a reconocer formas de pensar, identificar obstáculos epistemológicos específicos, y proponer rutas de aprendizaje que atiendan necesidades cognitivas particulares. En el caso de la trigonometría, esto impli- ca que la IA debería identificar si las dificultades radican en comprensión del concepto de ángulo, en manejo de diferentes unidades de medida, en conexión entre representaciones, </w:t>
      </w:r>
      <w:bookmarkStart w:colFirst="0" w:colLast="0" w:name="bookmark=id.gntay5qvbaqx" w:id="57"/>
      <w:bookmarkEnd w:id="5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en otros aspectos específicos.</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C">
      <w:pPr>
        <w:pStyle w:val="Heading3"/>
        <w:numPr>
          <w:ilvl w:val="5"/>
          <w:numId w:val="2"/>
        </w:numPr>
        <w:tabs>
          <w:tab w:val="left" w:leader="none" w:pos="757"/>
        </w:tabs>
        <w:spacing w:after="0" w:before="0" w:line="240" w:lineRule="auto"/>
        <w:ind w:left="757" w:right="0" w:hanging="704"/>
        <w:jc w:val="left"/>
        <w:rPr/>
      </w:pPr>
      <w:r w:rsidDel="00000000" w:rsidR="00000000" w:rsidRPr="00000000">
        <w:rPr>
          <w:rtl w:val="0"/>
        </w:rPr>
        <w:t xml:space="preserve">Síntesis: hacia un diseño de tareas en trigonometría mediado por IA</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85"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articulación de los elementos conceptuales presentados permite vislumbrar un marco para el diseño de tareas en trigonometría mediadas por inteligencia artificial. Este marco debe considerar:</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Dimensión epistemológica: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Claridad sobre la naturaleza del conocimiento trigono- métrico que se pretende construir, reconociendo que las tareas pueden favorecer tanto la participación en discursos matemáticos compartidos como la adquisición de conocimiento personal, dependiendo de su diseño específico.</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Dimensión matemática: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Atención al desarrollo del pensamiento trigonométrico más allá de procedimientos algorítmicos, promoviendo construcción de significados situados, co- nexión entre representaciones, y superación de obstáculos epistemológicos documentados en la literatura.</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Dimensión tecnológica: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Comprensión de la IA como herramienta de mediación se- miótica, no como simple recurso de cálculo, considerando procesos de génesis instrumental y potencial semiótico de las herramientas digitales.</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Dimensión didáctica: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de secuencias de tareas que favorezcan modelación matemática, contextualización de conceptos trigonométricos, trabajo colaborativo, y retroali- mentación adaptativa que atienda necesidades cognitivas específicas.</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4i58xoux078y" w:id="60"/>
      <w:bookmarkEnd w:id="6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marco conceptual establece, entonces, que el diseño de tareas en trigonome- tría mediadas por IA no constituye simplemente la aplicación de tecnología sofisticada a contenidos tradicionales. Requiere repensar qué se enseña, cómo se enseña, y para qué se enseña trigonometría en un contexto donde la tecnología no solo facilita procesos, sino que </w:t>
      </w:r>
      <w:bookmarkStart w:colFirst="0" w:colLast="0" w:name="bookmark=id.qze5rmc0epls" w:id="59"/>
      <w:bookmarkEnd w:id="5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transforma posibilidades de construcción de conocimiento matemático.</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C">
      <w:pPr>
        <w:pStyle w:val="Heading2"/>
        <w:numPr>
          <w:ilvl w:val="4"/>
          <w:numId w:val="2"/>
        </w:numPr>
        <w:tabs>
          <w:tab w:val="left" w:leader="none" w:pos="1759"/>
        </w:tabs>
        <w:spacing w:after="0" w:before="1" w:line="240" w:lineRule="auto"/>
        <w:ind w:left="1759" w:right="0" w:hanging="572"/>
        <w:jc w:val="left"/>
        <w:rPr/>
      </w:pPr>
      <w:r w:rsidDel="00000000" w:rsidR="00000000" w:rsidRPr="00000000">
        <w:rPr>
          <w:rtl w:val="0"/>
        </w:rPr>
        <w:t xml:space="preserve">Marco </w:t>
      </w:r>
      <w:sdt>
        <w:sdtPr>
          <w:id w:val="-2133612651"/>
          <w:tag w:val="goog_rdk_143"/>
        </w:sdtPr>
        <w:sdtContent>
          <w:commentRangeStart w:id="36"/>
        </w:sdtContent>
      </w:sdt>
      <w:r w:rsidDel="00000000" w:rsidR="00000000" w:rsidRPr="00000000">
        <w:rPr>
          <w:rtl w:val="0"/>
        </w:rPr>
        <w:t xml:space="preserve">referencial</w:t>
      </w:r>
      <w:commentRangeEnd w:id="36"/>
      <w:r w:rsidDel="00000000" w:rsidR="00000000" w:rsidRPr="00000000">
        <w:commentReference w:id="36"/>
      </w: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jh1p4n2b0pqv" w:id="61"/>
    <w:bookmarkEnd w:id="61"/>
    <w:p w:rsidR="00000000" w:rsidDel="00000000" w:rsidP="00000000" w:rsidRDefault="00000000" w:rsidRPr="00000000" w14:paraId="0000028F">
      <w:pPr>
        <w:pStyle w:val="Heading2"/>
        <w:numPr>
          <w:ilvl w:val="4"/>
          <w:numId w:val="2"/>
        </w:numPr>
        <w:tabs>
          <w:tab w:val="left" w:leader="none" w:pos="1759"/>
        </w:tabs>
        <w:spacing w:after="0" w:before="0" w:line="240" w:lineRule="auto"/>
        <w:ind w:left="1759" w:right="0" w:hanging="572"/>
        <w:jc w:val="left"/>
        <w:rPr/>
        <w:sectPr>
          <w:type w:val="nextPage"/>
          <w:pgSz w:h="15840" w:w="12240" w:orient="portrait"/>
          <w:pgMar w:bottom="280" w:top="1300" w:left="1080" w:right="1080" w:header="1047" w:footer="0"/>
        </w:sectPr>
      </w:pPr>
      <w:bookmarkStart w:colFirst="0" w:colLast="0" w:name="_heading=h.rzu7x6jmstji" w:id="62"/>
      <w:bookmarkEnd w:id="62"/>
      <w:r w:rsidDel="00000000" w:rsidR="00000000" w:rsidRPr="00000000">
        <w:rPr>
          <w:rtl w:val="0"/>
        </w:rPr>
        <w:t xml:space="preserve">Marco contextual</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bookmark=id.m7xeg1nf6bbd" w:id="63"/>
    <w:bookmarkEnd w:id="63"/>
    <w:p w:rsidR="00000000" w:rsidDel="00000000" w:rsidP="00000000" w:rsidRDefault="00000000" w:rsidRPr="00000000" w14:paraId="00000292">
      <w:pPr>
        <w:pStyle w:val="Heading1"/>
        <w:spacing w:before="1" w:lineRule="auto"/>
        <w:ind w:right="1132" w:firstLine="0"/>
        <w:jc w:val="center"/>
        <w:rPr/>
      </w:pPr>
      <w:bookmarkStart w:colFirst="0" w:colLast="0" w:name="_heading=h.g0eamoj8h6ho" w:id="64"/>
      <w:bookmarkEnd w:id="64"/>
      <w:r w:rsidDel="00000000" w:rsidR="00000000" w:rsidRPr="00000000">
        <w:rPr>
          <w:rtl w:val="0"/>
        </w:rPr>
        <w:t xml:space="preserve">CAPÍTULO 3</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5">
      <w:pPr>
        <w:spacing w:before="0" w:lineRule="auto"/>
        <w:ind w:left="0" w:right="1131" w:firstLine="0"/>
        <w:jc w:val="center"/>
        <w:rPr>
          <w:b w:val="1"/>
          <w:bCs w:val="1"/>
          <w:sz w:val="28"/>
          <w:szCs w:val="28"/>
        </w:rPr>
      </w:pPr>
      <w:r w:rsidDel="00000000" w:rsidR="00000000" w:rsidRPr="00000000">
        <w:rPr>
          <w:b w:val="1"/>
          <w:bCs w:val="1"/>
          <w:sz w:val="28"/>
          <w:szCs w:val="28"/>
          <w:rtl w:val="0"/>
        </w:rPr>
        <w:t xml:space="preserve">MARCO METODOLÓGICO</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bookmark=id.b7qmbhavumxs" w:id="65"/>
    <w:bookmarkEnd w:id="65"/>
    <w:p w:rsidR="00000000" w:rsidDel="00000000" w:rsidP="00000000" w:rsidRDefault="00000000" w:rsidRPr="00000000" w14:paraId="00000299">
      <w:pPr>
        <w:pStyle w:val="Heading2"/>
        <w:numPr>
          <w:ilvl w:val="1"/>
          <w:numId w:val="4"/>
        </w:numPr>
        <w:tabs>
          <w:tab w:val="left" w:leader="none" w:pos="625"/>
        </w:tabs>
        <w:spacing w:after="0" w:before="0" w:line="240" w:lineRule="auto"/>
        <w:ind w:left="625" w:right="0" w:hanging="572"/>
        <w:jc w:val="left"/>
        <w:rPr/>
      </w:pPr>
      <w:bookmarkStart w:colFirst="0" w:colLast="0" w:name="_heading=h.k381i2ceo7ru" w:id="66"/>
      <w:bookmarkEnd w:id="66"/>
      <w:r w:rsidDel="00000000" w:rsidR="00000000" w:rsidRPr="00000000">
        <w:rPr>
          <w:rtl w:val="0"/>
        </w:rPr>
        <w:t xml:space="preserve">Caracterización de la </w:t>
      </w:r>
      <w:sdt>
        <w:sdtPr>
          <w:id w:val="-502540954"/>
          <w:tag w:val="goog_rdk_144"/>
        </w:sdtPr>
        <w:sdtContent>
          <w:commentRangeStart w:id="37"/>
        </w:sdtContent>
      </w:sdt>
      <w:r w:rsidDel="00000000" w:rsidR="00000000" w:rsidRPr="00000000">
        <w:rPr>
          <w:rtl w:val="0"/>
        </w:rPr>
        <w:t xml:space="preserve">investigación</w:t>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trabajo que aquí se presenta se inscribe en el paradigma interpretativo, dado que existe un interés profundo por comprender, interpretar y describir cómo un grupo de estu- diantes de educación media construye significados matemáticos al interactuar con tareas que integran inteligencia artificial en el contexto de las funciones trigonométricas. Este po- sicionamiento se apoya en la necesidad de acercarse a las prácticas de aula desde una mirada cualitativa que permita capturar las dinámicas, los razonamientos y las decisiones que emergen durante el proceso de aprendizaje.</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decisión de adoptar un estudio de caso como diseño metodológico responde a la posibilidad de abordar en detalle un fenómeno educativo particular. A diferencia de las investigaciones que buscan generalización mediante muestras amplias y tratamientos es- tadísticos, en este trabajo interesa documentar y analizar los procesos que ocurren en un contexto específico, reconociendo que la riqueza del análisis radica en la descripción den- sa de las interacciones, las producciones y los modos de razonamiento que se manifiestan cuando los estudiantes trabajan con tareas diseñadas intencionalmente.</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caso se constituye por un grupo de estudiantes de grado décimo u undécimo de una institución educativa de educación media. De este grupo se seleccionarán entre tres y cinco estudiantes para realizar un seguimiento más detallado mediante entrevistas, observa- ción de sesiones de trabajo y análisis de los protocolos que produzcan durante el desarrollo</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1" w:right="0" w:firstLine="0"/>
        <w:jc w:val="center"/>
        <w:rPr>
          <w:rFonts w:ascii="Arial" w:cs="Arial" w:eastAsia="Arial" w:hAnsi="Arial"/>
          <w:b w:val="0"/>
          <w:bCs w:val="0"/>
          <w:i w:val="0"/>
          <w:iCs w:val="0"/>
          <w:smallCaps w:val="0"/>
          <w:strike w:val="0"/>
          <w:color w:val="000000"/>
          <w:sz w:val="22"/>
          <w:szCs w:val="22"/>
          <w:u w:val="none"/>
          <w:shd w:fill="auto" w:val="clear"/>
          <w:vertAlign w:val="baseline"/>
        </w:rPr>
        <w:sectPr>
          <w:headerReference r:id="rId19" w:type="even"/>
          <w:type w:val="nextPage"/>
          <w:pgSz w:h="15840" w:w="12240" w:orient="portrait"/>
          <w:pgMar w:bottom="280" w:top="1820" w:left="1080" w:right="1080" w:header="0"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51"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hu7oi547656d" w:id="68"/>
      <w:bookmarkEnd w:id="6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las tareas. Esta selección se hará considerando la diversidad de desempeños previos en matemáticas, de modo que sea posible identificar diferentes trayectorias de construcción de </w:t>
      </w:r>
      <w:bookmarkStart w:colFirst="0" w:colLast="0" w:name="bookmark=id.95ndw82jzq8" w:id="67"/>
      <w:bookmarkEnd w:id="6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pStyle w:val="Heading2"/>
        <w:numPr>
          <w:ilvl w:val="1"/>
          <w:numId w:val="4"/>
        </w:numPr>
        <w:tabs>
          <w:tab w:val="left" w:leader="none" w:pos="1759"/>
        </w:tabs>
        <w:spacing w:after="0" w:before="0" w:line="240" w:lineRule="auto"/>
        <w:ind w:left="1759" w:right="0" w:hanging="572"/>
        <w:jc w:val="left"/>
        <w:rPr/>
      </w:pPr>
      <w:r w:rsidDel="00000000" w:rsidR="00000000" w:rsidRPr="00000000">
        <w:rPr>
          <w:rtl w:val="0"/>
        </w:rPr>
        <w:t xml:space="preserve">Fuentes de información y métodos de recolección</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51" w:firstLine="708"/>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j074t69oxrfr" w:id="70"/>
      <w:bookmarkEnd w:id="7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estudio se apoya en diversas fuentes de información que permitirán reconstruir los procesos de aprendizaje desde múltiples ángulos. La recolección de datos contempla tanto las producciones de los estudiantes como sus discursos y las interacciones que se generen </w:t>
      </w:r>
      <w:bookmarkStart w:colFirst="0" w:colLast="0" w:name="bookmark=id.q9q37lmrt5pf" w:id="69"/>
      <w:bookmarkEnd w:id="6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durante las sesiones de trabajo. A continuación se describen las fuentes consideradas:</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pStyle w:val="Heading3"/>
        <w:numPr>
          <w:ilvl w:val="2"/>
          <w:numId w:val="4"/>
        </w:numPr>
        <w:tabs>
          <w:tab w:val="left" w:leader="none" w:pos="1891"/>
        </w:tabs>
        <w:spacing w:after="0" w:before="0" w:line="240" w:lineRule="auto"/>
        <w:ind w:left="1891" w:right="0" w:hanging="704"/>
        <w:jc w:val="left"/>
        <w:rPr/>
      </w:pPr>
      <w:r w:rsidDel="00000000" w:rsidR="00000000" w:rsidRPr="00000000">
        <w:rPr>
          <w:rtl w:val="0"/>
        </w:rPr>
        <w:t xml:space="preserve">Registros de observación</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Durante las sesiones donde los estudiantes trabajen con las tareas diseñadas, se llevarán registros sistemáticos mediante notas de campo, fotografías de las producciones y, en la medida que sea posible y con el consentimiento informado de los participantes, graba- ciones en audio o video. Estos registros buscan capturar las interacciones entre estudiantes, las estrategias que emplean al resolver los problemas, el uso que hacen de la herramienta de inteligencia artificial y las manifestaciones de razonamiento trigonométrico que surjan en el desarrollo de las actividades.</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sectPr>
          <w:headerReference r:id="rId20" w:type="default"/>
          <w:headerReference r:id="rId21" w:type="even"/>
          <w:type w:val="nextPage"/>
          <w:pgSz w:h="15840" w:w="12240" w:orient="portrait"/>
          <w:pgMar w:bottom="280" w:top="1300" w:left="1080" w:right="1080" w:header="1047" w:footer="0"/>
          <w:pgNumType w:start="35"/>
        </w:sectPr>
      </w:pPr>
      <w:bookmarkStart w:colFirst="0" w:colLast="0" w:name="_heading=h.3ew26ab2hup2" w:id="72"/>
      <w:bookmarkEnd w:id="7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registros de observación no se limitan a describir eventos, sino que buscan do- cumentar el flujo de las sesiones, identificar momentos donde se evidencien avances o difi- cultades y registrar los intercambios verbales que puedan ser relevantes para comprender </w:t>
      </w:r>
      <w:bookmarkStart w:colFirst="0" w:colLast="0" w:name="bookmark=id.wpggks3dzwwu" w:id="71"/>
      <w:bookmarkEnd w:id="7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cómo los estudiantes construyen sus interpretaciones sobre los conceptos trabajados.</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4">
      <w:pPr>
        <w:pStyle w:val="Heading3"/>
        <w:numPr>
          <w:ilvl w:val="2"/>
          <w:numId w:val="4"/>
        </w:numPr>
        <w:tabs>
          <w:tab w:val="left" w:leader="none" w:pos="757"/>
        </w:tabs>
        <w:spacing w:after="0" w:before="0" w:line="240" w:lineRule="auto"/>
        <w:ind w:left="757" w:right="0" w:hanging="704"/>
        <w:jc w:val="left"/>
        <w:rPr/>
      </w:pPr>
      <w:r w:rsidDel="00000000" w:rsidR="00000000" w:rsidRPr="00000000">
        <w:rPr>
          <w:rtl w:val="0"/>
        </w:rPr>
        <w:t xml:space="preserve">Entrevistas</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entrevistas se plantean como conversaciones orientadas que permitan indagar en aspectos que no siempre son visibles durante las sesiones de clase. Se realizarán en- trevistas individuales o en parejas con los estudiantes seleccionados para el seguimiento detallado. Las conversaciones girarán en torno a las estrategias de pensamiento que pu- sieron en juego durante la resolución de las tareas, las percepciones que tienen sobre el uso de la herramienta de inteligencia artificial, las dificultades conceptuales que encontraron y la manera como las enfrentaron, así como la comprensión que desarrollaron sobre las funciones trigonométricas.</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p01bjnlix597" w:id="74"/>
      <w:bookmarkEnd w:id="7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carácter semiestructurado de las entrevistas permitirá mantener un foco de inda- gación definido sin perder la flexibilidad para profundizar en aspectos que emerjan durante la conversación. Esto resulta coherente con el paradigma interpretativo adoptado, pues se busca que los estudiantes expresen sus propias construcciones sin forzarlos a ajustarse a </w:t>
      </w:r>
      <w:bookmarkStart w:colFirst="0" w:colLast="0" w:name="bookmark=id.fk1lgfdbeeth" w:id="73"/>
      <w:bookmarkEnd w:id="7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categorías preestablecidas.</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C">
      <w:pPr>
        <w:pStyle w:val="Heading3"/>
        <w:numPr>
          <w:ilvl w:val="2"/>
          <w:numId w:val="4"/>
        </w:numPr>
        <w:tabs>
          <w:tab w:val="left" w:leader="none" w:pos="757"/>
        </w:tabs>
        <w:spacing w:after="0" w:before="0" w:line="240" w:lineRule="auto"/>
        <w:ind w:left="757" w:right="0" w:hanging="704"/>
        <w:jc w:val="left"/>
        <w:rPr/>
      </w:pPr>
      <w:r w:rsidDel="00000000" w:rsidR="00000000" w:rsidRPr="00000000">
        <w:rPr>
          <w:rtl w:val="0"/>
        </w:rPr>
        <w:t xml:space="preserve">Protocolos y producciones de los estudiantes</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85"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producciones escritas que realicen los estudiantes durante el desarrollo de las tareas constituyen otra fuente de información relevante. Estas incluyen los registros de sus interacciones con la herramienta de inteligencia artificial, las soluciones que proponen a los problemas planteados, los gráficos y tablas que elaboren, las representaciones algebraicas que utilicen y las reflexiones que escriban sobre su propio proceso de aprendizaje.</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análisis de estas producciones permitirá identificar las estrategias de resolución, los errores conceptuales o procedimentales, las manifestaciones de comprensión matemáti- ca y el uso que hacen de diferentes tipos de representaciones. Los protocolos son ventanas al pensamiento de los estudiantes que, analizados junto con las observaciones y las entre-</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w77biq7xkyy9" w:id="75"/>
    <w:bookmarkEnd w:id="75"/>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g1xrd7u2xdd2" w:id="76"/>
      <w:bookmarkEnd w:id="7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vistas, permiten construir una interpretación más completa de sus procesos de aprendizaje.</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7">
      <w:pPr>
        <w:pStyle w:val="Heading3"/>
        <w:numPr>
          <w:ilvl w:val="2"/>
          <w:numId w:val="4"/>
        </w:numPr>
        <w:tabs>
          <w:tab w:val="left" w:leader="none" w:pos="1891"/>
        </w:tabs>
        <w:spacing w:after="0" w:before="0" w:line="240" w:lineRule="auto"/>
        <w:ind w:left="1891" w:right="0" w:hanging="704"/>
        <w:jc w:val="left"/>
        <w:rPr/>
      </w:pPr>
      <w:r w:rsidDel="00000000" w:rsidR="00000000" w:rsidRPr="00000000">
        <w:rPr>
          <w:rtl w:val="0"/>
        </w:rPr>
        <w:t xml:space="preserve">Cuestionarios</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98sckfsxplbn" w:id="78"/>
      <w:bookmarkEnd w:id="7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inicio y al final de la implementación se aplicarán cuestionarios breves con tres pro- pósitos: caracterizar el conocimiento previo de los estudiantes sobre funciones trigonomé- tricas, evaluar la percepción que tienen sobre su propio aprendizaje y recoger impresiones sobre el uso de la herramienta de inteligencia artificial. Estos cuestionarios no buscan medir rendimiento de manera cuantitativa, sino ofrecer información complementaria que permita </w:t>
      </w:r>
      <w:bookmarkStart w:colFirst="0" w:colLast="0" w:name="bookmark=id.8d7jqxpsijd7" w:id="77"/>
      <w:bookmarkEnd w:id="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contextualizar los hallazgos del análisis cualitativo.</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D">
      <w:pPr>
        <w:pStyle w:val="Heading2"/>
        <w:numPr>
          <w:ilvl w:val="1"/>
          <w:numId w:val="4"/>
        </w:numPr>
        <w:tabs>
          <w:tab w:val="left" w:leader="none" w:pos="1759"/>
        </w:tabs>
        <w:spacing w:after="0" w:before="0" w:line="240" w:lineRule="auto"/>
        <w:ind w:left="1759" w:right="0" w:hanging="572"/>
        <w:jc w:val="left"/>
        <w:rPr/>
      </w:pPr>
      <w:r w:rsidDel="00000000" w:rsidR="00000000" w:rsidRPr="00000000">
        <w:rPr>
          <w:rtl w:val="0"/>
        </w:rPr>
        <w:t xml:space="preserve">Procedimiento de análisis</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b9erhkuayg5c" w:id="80"/>
      <w:bookmarkEnd w:id="8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análisis de la información recolectada se llevará a cabo mediante técnicas que respondan a la naturaleza cualitativa del estudio. No se busca aplicar esquemas rígidos de categorización previa, sino construir una interpretación fundamentada en los datos, coheren- te con los objetivos de investigación y sensible a los matices de los procesos de aprendizaje </w:t>
      </w:r>
      <w:bookmarkStart w:colFirst="0" w:colLast="0" w:name="bookmark=id.1axgd2xirqld" w:id="79"/>
      <w:bookmarkEnd w:id="7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observados.</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3">
      <w:pPr>
        <w:pStyle w:val="Heading3"/>
        <w:numPr>
          <w:ilvl w:val="2"/>
          <w:numId w:val="4"/>
        </w:numPr>
        <w:tabs>
          <w:tab w:val="left" w:leader="none" w:pos="1891"/>
        </w:tabs>
        <w:spacing w:after="0" w:before="0" w:line="240" w:lineRule="auto"/>
        <w:ind w:left="1891" w:right="0" w:hanging="704"/>
        <w:jc w:val="left"/>
        <w:rPr/>
      </w:pPr>
      <w:r w:rsidDel="00000000" w:rsidR="00000000" w:rsidRPr="00000000">
        <w:rPr>
          <w:rtl w:val="0"/>
        </w:rPr>
        <w:t xml:space="preserve">Organización inicial de la información</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9" w:firstLine="708"/>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bookmarkStart w:colFirst="0" w:colLast="0" w:name="_heading=h.a6m8unkk7zd7" w:id="82"/>
      <w:bookmarkEnd w:id="8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 vez recolectados los datos, se procederá a organizarlos de manera sistemática. Las grabaciones serán transcritas, las fotografías clasificadas, los protocolos digitalizados y las notas de campo revisadas y complementadas. Esta organización inicial es un momento crucial, pues permite familiarizarse con el corpus de datos y comenzar a identificar elemen- </w:t>
      </w:r>
      <w:bookmarkStart w:colFirst="0" w:colLast="0" w:name="bookmark=id.mwzfguz58zxc" w:id="81"/>
      <w:bookmarkEnd w:id="8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tos que podrían resultar relevantes para el análisis posterior.</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8">
      <w:pPr>
        <w:pStyle w:val="Heading3"/>
        <w:numPr>
          <w:ilvl w:val="2"/>
          <w:numId w:val="4"/>
        </w:numPr>
        <w:tabs>
          <w:tab w:val="left" w:leader="none" w:pos="757"/>
        </w:tabs>
        <w:spacing w:after="0" w:before="0" w:line="240" w:lineRule="auto"/>
        <w:ind w:left="757" w:right="0" w:hanging="704"/>
        <w:jc w:val="left"/>
        <w:rPr/>
      </w:pPr>
      <w:r w:rsidDel="00000000" w:rsidR="00000000" w:rsidRPr="00000000">
        <w:rPr>
          <w:rtl w:val="0"/>
        </w:rPr>
        <w:t xml:space="preserve">Identificación de patrones y construcción de categorías</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86" w:lineRule="auto"/>
        <w:ind w:left="53" w:right="1155"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análisis propiamente dicho se realizará en dos momentos. En un primer momento, se procederá a una codificación abierta donde se identificarán códigos preliminares que emerjan directamente de los datos, sin forzar categorías predeterminadas. Esta codificación buscará reconocer patrones en las estrategias de resolución, en los tipos de errores, en las formas de interactuar con la herramienta de inteligencia artificial y en las manifestaciones de comprensión conceptual.</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55" w:firstLine="708"/>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50jmyxw27aui" w:id="84"/>
      <w:bookmarkEnd w:id="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un segundo momento, estos códigos preliminares se agruparán en categorías más amplias que permitan dar respuesta a los objetivos de investigación. Este proceso, conocido como codificación axial, implica establecer relaciones entre códigos, identificar categorías centrales y subordinadas, y construir una estructura interpretativa que dé cuenta </w:t>
      </w:r>
      <w:bookmarkStart w:colFirst="0" w:colLast="0" w:name="bookmark=id.f9nvf9227loz" w:id="83"/>
      <w:bookmarkEnd w:id="8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la complejidad de los fenómenos observados.</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0">
      <w:pPr>
        <w:pStyle w:val="Heading3"/>
        <w:numPr>
          <w:ilvl w:val="2"/>
          <w:numId w:val="4"/>
        </w:numPr>
        <w:tabs>
          <w:tab w:val="left" w:leader="none" w:pos="757"/>
        </w:tabs>
        <w:spacing w:after="0" w:before="0" w:line="240" w:lineRule="auto"/>
        <w:ind w:left="757" w:right="0" w:hanging="704"/>
        <w:jc w:val="left"/>
        <w:rPr/>
      </w:pPr>
      <w:r w:rsidDel="00000000" w:rsidR="00000000" w:rsidRPr="00000000">
        <w:rPr>
          <w:rtl w:val="0"/>
        </w:rPr>
        <w:t xml:space="preserve">Análisis de las producciones</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bookmarkStart w:colFirst="0" w:colLast="0" w:name="_heading=h.v4r1mmdqs20e" w:id="86"/>
      <w:bookmarkEnd w:id="8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protocolos escritos y las producciones que elaboren los estudiantes serán exami- nados con atención particular. Se analizarán las estrategias de resolución que emplean, los errores conceptuales o procedimentales que cometen, las manifestaciones de comprensión matemática que se evidencien y el uso que hacen de diferentes formas de representación algebraica, gráfica, numérica o verbal. Este análisis se nutrirá de los marcos teóricos sobre registros de representación semiótica y construcción de significado matemático que funda- </w:t>
      </w:r>
      <w:bookmarkStart w:colFirst="0" w:colLast="0" w:name="bookmark=id.o50hdjhhcuqs" w:id="85"/>
      <w:bookmarkEnd w:id="8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mentan la investigación.</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5">
      <w:pPr>
        <w:pStyle w:val="Heading3"/>
        <w:numPr>
          <w:ilvl w:val="2"/>
          <w:numId w:val="4"/>
        </w:numPr>
        <w:tabs>
          <w:tab w:val="left" w:leader="none" w:pos="1891"/>
        </w:tabs>
        <w:spacing w:after="0" w:before="0" w:line="240" w:lineRule="auto"/>
        <w:ind w:left="1891" w:right="0" w:hanging="704"/>
        <w:jc w:val="left"/>
        <w:rPr/>
      </w:pPr>
      <w:r w:rsidDel="00000000" w:rsidR="00000000" w:rsidRPr="00000000">
        <w:rPr>
          <w:rtl w:val="0"/>
        </w:rPr>
        <w:t xml:space="preserve">Triangulación de fuentes</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skijt040kvka" w:id="88"/>
      <w:bookmarkEnd w:id="8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hallazgos que se desprendan de las observaciones, las entrevistas y los proto- colos serán contrastados entre sí para validar interpretaciones y construir una comprensión más robusta del fenómeno estudiado. Esta triangulación no busca solamente corroborar in- formación, sino identificar convergencias que refuercen las interpretaciones, divergencias que demanden revisiones y complementariedades que enriquezcan el análisis. La triangula- ción es coherente con el paradigma interpretativo, pues reconoce que la comprensión de un fenómeno educativo se construye desde múltiples ángulos y que los datos deben ser leídos </w:t>
      </w:r>
      <w:bookmarkStart w:colFirst="0" w:colLast="0" w:name="bookmark=id.qjje33br0m" w:id="87"/>
      <w:bookmarkEnd w:id="8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relación, no de forma aislada.</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B">
      <w:pPr>
        <w:pStyle w:val="Heading2"/>
        <w:numPr>
          <w:ilvl w:val="1"/>
          <w:numId w:val="4"/>
        </w:numPr>
        <w:tabs>
          <w:tab w:val="left" w:leader="none" w:pos="1759"/>
        </w:tabs>
        <w:spacing w:after="0" w:before="0" w:line="240" w:lineRule="auto"/>
        <w:ind w:left="1759" w:right="0" w:hanging="572"/>
        <w:jc w:val="left"/>
        <w:rPr/>
      </w:pPr>
      <w:r w:rsidDel="00000000" w:rsidR="00000000" w:rsidRPr="00000000">
        <w:rPr>
          <w:rtl w:val="0"/>
        </w:rPr>
        <w:t xml:space="preserve">Ubicación del proyecto o caso de estudio</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buwrft15sfc4" w:id="89"/>
    <w:bookmarkEnd w:id="89"/>
    <w:p w:rsidR="00000000" w:rsidDel="00000000" w:rsidP="00000000" w:rsidRDefault="00000000" w:rsidRPr="00000000" w14:paraId="000002EE">
      <w:pPr>
        <w:pStyle w:val="Heading2"/>
        <w:numPr>
          <w:ilvl w:val="1"/>
          <w:numId w:val="4"/>
        </w:numPr>
        <w:tabs>
          <w:tab w:val="left" w:leader="none" w:pos="1759"/>
        </w:tabs>
        <w:spacing w:after="0" w:before="0" w:line="240" w:lineRule="auto"/>
        <w:ind w:left="1759" w:right="0" w:hanging="572"/>
        <w:jc w:val="left"/>
        <w:rPr/>
      </w:pPr>
      <w:bookmarkStart w:colFirst="0" w:colLast="0" w:name="_heading=h.j4mitflvien2" w:id="90"/>
      <w:bookmarkEnd w:id="90"/>
      <w:r w:rsidDel="00000000" w:rsidR="00000000" w:rsidRPr="00000000">
        <w:rPr>
          <w:rtl w:val="0"/>
        </w:rPr>
        <w:t xml:space="preserve">Métodos y materiales</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hv86tdfigt00" w:id="91"/>
    <w:bookmarkEnd w:id="91"/>
    <w:p w:rsidR="00000000" w:rsidDel="00000000" w:rsidP="00000000" w:rsidRDefault="00000000" w:rsidRPr="00000000" w14:paraId="000002F1">
      <w:pPr>
        <w:pStyle w:val="Heading2"/>
        <w:numPr>
          <w:ilvl w:val="1"/>
          <w:numId w:val="4"/>
        </w:numPr>
        <w:tabs>
          <w:tab w:val="left" w:leader="none" w:pos="1759"/>
        </w:tabs>
        <w:spacing w:after="0" w:before="0" w:line="240" w:lineRule="auto"/>
        <w:ind w:left="1759" w:right="0" w:hanging="572"/>
        <w:jc w:val="left"/>
        <w:rPr/>
      </w:pPr>
      <w:bookmarkStart w:colFirst="0" w:colLast="0" w:name="_heading=h.j62jx98hhts6" w:id="92"/>
      <w:bookmarkEnd w:id="92"/>
      <w:r w:rsidDel="00000000" w:rsidR="00000000" w:rsidRPr="00000000">
        <w:rPr>
          <w:rtl w:val="0"/>
        </w:rPr>
        <w:t xml:space="preserve">Cronograma de actividades</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n0uwhc90yr3q" w:id="93"/>
    <w:bookmarkEnd w:id="93"/>
    <w:p w:rsidR="00000000" w:rsidDel="00000000" w:rsidP="00000000" w:rsidRDefault="00000000" w:rsidRPr="00000000" w14:paraId="000002F4">
      <w:pPr>
        <w:pStyle w:val="Heading2"/>
        <w:numPr>
          <w:ilvl w:val="1"/>
          <w:numId w:val="4"/>
        </w:numPr>
        <w:tabs>
          <w:tab w:val="left" w:leader="none" w:pos="1759"/>
        </w:tabs>
        <w:spacing w:after="0" w:before="1" w:line="240" w:lineRule="auto"/>
        <w:ind w:left="1759" w:right="0" w:hanging="572"/>
        <w:jc w:val="left"/>
        <w:rPr/>
        <w:sectPr>
          <w:type w:val="nextPage"/>
          <w:pgSz w:h="15840" w:w="12240" w:orient="portrait"/>
          <w:pgMar w:bottom="280" w:top="1300" w:left="1080" w:right="1080" w:header="1047" w:footer="0"/>
        </w:sectPr>
      </w:pPr>
      <w:bookmarkStart w:colFirst="0" w:colLast="0" w:name="_heading=h.p4xr0qsqpfdq" w:id="94"/>
      <w:bookmarkEnd w:id="94"/>
      <w:r w:rsidDel="00000000" w:rsidR="00000000" w:rsidRPr="00000000">
        <w:rPr>
          <w:rtl w:val="0"/>
        </w:rPr>
        <w:t xml:space="preserve">Presupuesto</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bookmark=id.8m1mdzld2s80" w:id="95"/>
    <w:bookmarkEnd w:id="95"/>
    <w:p w:rsidR="00000000" w:rsidDel="00000000" w:rsidP="00000000" w:rsidRDefault="00000000" w:rsidRPr="00000000" w14:paraId="000002F7">
      <w:pPr>
        <w:pStyle w:val="Heading1"/>
        <w:spacing w:before="1" w:lineRule="auto"/>
        <w:ind w:left="2169" w:firstLine="0"/>
        <w:rPr/>
      </w:pPr>
      <w:bookmarkStart w:colFirst="0" w:colLast="0" w:name="_heading=h.ymlklb62uarj" w:id="96"/>
      <w:bookmarkEnd w:id="96"/>
      <w:r w:rsidDel="00000000" w:rsidR="00000000" w:rsidRPr="00000000">
        <w:rPr>
          <w:rtl w:val="0"/>
        </w:rPr>
        <w:t xml:space="preserve">REFERENCIAS BIBLIOGRÁFICAS</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FA">
      <w:pPr>
        <w:spacing w:before="0" w:line="386" w:lineRule="auto"/>
        <w:ind w:left="768" w:right="1149" w:hanging="715"/>
        <w:jc w:val="both"/>
        <w:rPr>
          <w:sz w:val="22"/>
          <w:szCs w:val="22"/>
        </w:rPr>
      </w:pPr>
      <w:bookmarkStart w:colFirst="0" w:colLast="0" w:name="_heading=h.d7wvfsufq29x" w:id="97"/>
      <w:bookmarkEnd w:id="97"/>
      <w:r w:rsidDel="00000000" w:rsidR="00000000" w:rsidRPr="00000000">
        <w:rPr>
          <w:sz w:val="22"/>
          <w:szCs w:val="22"/>
          <w:rtl w:val="0"/>
        </w:rPr>
        <w:t xml:space="preserve">Agudelo Carvajal, J. d. J., &amp; Pérez Reyes, C. A. (2020, 13 de diciembre). </w:t>
      </w:r>
      <w:r w:rsidDel="00000000" w:rsidR="00000000" w:rsidRPr="00000000">
        <w:rPr>
          <w:i w:val="1"/>
          <w:iCs w:val="1"/>
          <w:sz w:val="22"/>
          <w:szCs w:val="22"/>
          <w:rtl w:val="0"/>
        </w:rPr>
        <w:t xml:space="preserve">Fortalecimiento Del Proceso De Enseñanza Y Aprendizaje De Las Funciones Trigonométricas Utilizando El Simulador Geogebra En Estudiantes De Grado Decimo</w:t>
      </w:r>
      <w:r w:rsidDel="00000000" w:rsidR="00000000" w:rsidRPr="00000000">
        <w:rPr>
          <w:sz w:val="22"/>
          <w:szCs w:val="22"/>
          <w:rtl w:val="0"/>
        </w:rPr>
        <w:t xml:space="preserve">. Consultado el 23 de no- viembre de 2025, desde </w:t>
      </w:r>
      <w:hyperlink r:id="rId22">
        <w:r w:rsidDel="00000000" w:rsidR="00000000" w:rsidRPr="00000000">
          <w:rPr>
            <w:sz w:val="22"/>
            <w:szCs w:val="22"/>
            <w:rtl w:val="0"/>
          </w:rPr>
          <w:t xml:space="preserve">https://repositorio.udes.edu.co/server/api/core/bitstreams/</w:t>
        </w:r>
      </w:hyperlink>
      <w:r w:rsidDel="00000000" w:rsidR="00000000" w:rsidRPr="00000000">
        <w:rPr>
          <w:sz w:val="22"/>
          <w:szCs w:val="22"/>
          <w:rtl w:val="0"/>
        </w:rPr>
        <w:t xml:space="preserve"> </w:t>
      </w:r>
      <w:hyperlink r:id="rId23">
        <w:r w:rsidDel="00000000" w:rsidR="00000000" w:rsidRPr="00000000">
          <w:rPr>
            <w:sz w:val="22"/>
            <w:szCs w:val="22"/>
            <w:rtl w:val="0"/>
          </w:rPr>
          <w:t xml:space="preserve">01bac734-c999-4785-a65c-95458e0c7334/content</w:t>
        </w:r>
      </w:hyperlink>
      <w:r w:rsidDel="00000000" w:rsidR="00000000" w:rsidRPr="00000000">
        <w:rPr>
          <w:rtl w:val="0"/>
        </w:rPr>
      </w:r>
    </w:p>
    <w:p w:rsidR="00000000" w:rsidDel="00000000" w:rsidP="00000000" w:rsidRDefault="00000000" w:rsidRPr="00000000" w14:paraId="000002FB">
      <w:pPr>
        <w:spacing w:before="0" w:line="386" w:lineRule="auto"/>
        <w:ind w:left="773" w:right="1185" w:hanging="720"/>
        <w:jc w:val="both"/>
        <w:rPr>
          <w:sz w:val="22"/>
          <w:szCs w:val="22"/>
        </w:rPr>
      </w:pPr>
      <w:bookmarkStart w:colFirst="0" w:colLast="0" w:name="_heading=h.k65yd7vocqf1" w:id="98"/>
      <w:bookmarkEnd w:id="98"/>
      <w:r w:rsidDel="00000000" w:rsidR="00000000" w:rsidRPr="00000000">
        <w:rPr>
          <w:sz w:val="22"/>
          <w:szCs w:val="22"/>
          <w:rtl w:val="0"/>
        </w:rPr>
        <w:t xml:space="preserve">Alarcón Echeverri, J. F. (2024, 1 de mayo). </w:t>
      </w:r>
      <w:r w:rsidDel="00000000" w:rsidR="00000000" w:rsidRPr="00000000">
        <w:rPr>
          <w:i w:val="1"/>
          <w:iCs w:val="1"/>
          <w:sz w:val="22"/>
          <w:szCs w:val="22"/>
          <w:rtl w:val="0"/>
        </w:rPr>
        <w:t xml:space="preserve">Análisis de las estrategias de resolución de problemas de trigonometría en estudiantes de 15 a 17 años</w:t>
      </w:r>
      <w:r w:rsidDel="00000000" w:rsidR="00000000" w:rsidRPr="00000000">
        <w:rPr>
          <w:sz w:val="22"/>
          <w:szCs w:val="22"/>
          <w:rtl w:val="0"/>
        </w:rPr>
        <w:t xml:space="preserve">. Consultado el 26 de noviembre de 2025, desde </w:t>
      </w:r>
      <w:hyperlink r:id="rId24">
        <w:r w:rsidDel="00000000" w:rsidR="00000000" w:rsidRPr="00000000">
          <w:rPr>
            <w:sz w:val="22"/>
            <w:szCs w:val="22"/>
            <w:rtl w:val="0"/>
          </w:rPr>
          <w:t xml:space="preserve">https://repositorio.unal.edu.co/handle/unal/86022</w:t>
        </w:r>
      </w:hyperlink>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766" w:right="1185" w:hanging="713"/>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4naf2usdks7q" w:id="99"/>
      <w:bookmarkEnd w:id="9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Andrade, C. A., Alcívar, Y. G., Palma, L. M., &amp; Ampuero, S. N. (2020). La Superficialidad En La Enseñanza De La Trigonometría En El Bachillerato Y Su Incidencia En El Aprendizaje Del Cálculo En El Nivel Universitario.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Revista de Ciencias Humanísticas y Sociales (ReHuSo)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62-69. Consultado el 26 de noviembre de 2025, desde </w:t>
      </w:r>
      <w:hyperlink r:id="rId2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https://www.redalyc.org/articulo.oa?id=673171025006</w:t>
        </w:r>
      </w:hyperlink>
      <w:r w:rsidDel="00000000" w:rsidR="00000000" w:rsidRPr="00000000">
        <w:rPr>
          <w:rtl w:val="0"/>
        </w:rPr>
      </w:r>
    </w:p>
    <w:p w:rsidR="00000000" w:rsidDel="00000000" w:rsidP="00000000" w:rsidRDefault="00000000" w:rsidRPr="00000000" w14:paraId="000002FD">
      <w:pPr>
        <w:spacing w:before="0" w:line="386" w:lineRule="auto"/>
        <w:ind w:left="766" w:right="1173" w:hanging="713"/>
        <w:jc w:val="both"/>
        <w:rPr>
          <w:sz w:val="22"/>
          <w:szCs w:val="22"/>
        </w:rPr>
      </w:pPr>
      <w:bookmarkStart w:colFirst="0" w:colLast="0" w:name="_heading=h.847lwbnrz8ow" w:id="100"/>
      <w:bookmarkEnd w:id="100"/>
      <w:r w:rsidDel="00000000" w:rsidR="00000000" w:rsidRPr="00000000">
        <w:rPr>
          <w:sz w:val="22"/>
          <w:szCs w:val="22"/>
          <w:rtl w:val="0"/>
        </w:rPr>
        <w:t xml:space="preserve">Benítez, Y. E. P. (2022, julio). </w:t>
      </w:r>
      <w:r w:rsidDel="00000000" w:rsidR="00000000" w:rsidRPr="00000000">
        <w:rPr>
          <w:i w:val="1"/>
          <w:iCs w:val="1"/>
          <w:sz w:val="22"/>
          <w:szCs w:val="22"/>
          <w:rtl w:val="0"/>
        </w:rPr>
        <w:t xml:space="preserve">Aprendizaje De La Trigonometría Mediante Una Estrategia Didáctica Apoyada En Una Herramienta Digital Para Estudiantes Del Grado Décimo De La I.e.t.i Villa María De Soledad</w:t>
      </w:r>
      <w:r w:rsidDel="00000000" w:rsidR="00000000" w:rsidRPr="00000000">
        <w:rPr>
          <w:sz w:val="22"/>
          <w:szCs w:val="22"/>
          <w:rtl w:val="0"/>
        </w:rPr>
        <w:t xml:space="preserve">. Consultado el 24 de noviembre de 2025, desde </w:t>
      </w:r>
      <w:hyperlink r:id="rId26">
        <w:r w:rsidDel="00000000" w:rsidR="00000000" w:rsidRPr="00000000">
          <w:rPr>
            <w:sz w:val="22"/>
            <w:szCs w:val="22"/>
            <w:rtl w:val="0"/>
          </w:rPr>
          <w:t xml:space="preserve">https://repository.unab.edu.co/bitstream/handle/20.500.12749/17603/2022_Tesis_</w:t>
        </w:r>
      </w:hyperlink>
      <w:r w:rsidDel="00000000" w:rsidR="00000000" w:rsidRPr="00000000">
        <w:rPr>
          <w:sz w:val="22"/>
          <w:szCs w:val="22"/>
          <w:rtl w:val="0"/>
        </w:rPr>
        <w:t xml:space="preserve"> </w:t>
      </w:r>
      <w:hyperlink r:id="rId27">
        <w:r w:rsidDel="00000000" w:rsidR="00000000" w:rsidRPr="00000000">
          <w:rPr>
            <w:sz w:val="22"/>
            <w:szCs w:val="22"/>
            <w:rtl w:val="0"/>
          </w:rPr>
          <w:t xml:space="preserve">Yasmin_Elena_Pe%c3%b1a_Benitez.pdf?sequence=1&amp;isAllowed=y</w:t>
        </w:r>
      </w:hyperlink>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773" w:right="1149" w:hanging="72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e5eg7qupnmtc" w:id="101"/>
      <w:bookmarkEnd w:id="10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Cadalso, A. (2025). Enseñanza de Funciones Trigonométricas utilizando el Aprendizaje Ba- sado en el Pensamiento en estudiantes de 4ž de ESO.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Revista Nova Praxis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 82-115.</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773" w:right="1143"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Cadena, N. J. T. (2025). INTEGRACIÓN DE TECNOLOGÍAS, APRENDIZAJE Y CONOCI- MIENTO (TAC) EN LA ENSEÑANZA DE LAS MATEMÁTICAS: UNA PROPUESTA PARA LA INSTITUCIÓN EDUCATIVA CARLOS RAMÍREZ, CÚCUTA, COLOMBIA.</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77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DIALÉCTICA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w:t>
      </w:r>
      <w:hyperlink r:id="rId2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https://doi.org/10.56219/dialctica.v2i25.4030</w:t>
        </w:r>
      </w:hyperlink>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center"/>
        <w:rPr>
          <w:rFonts w:ascii="Arial" w:cs="Arial" w:eastAsia="Arial" w:hAnsi="Arial"/>
          <w:b w:val="0"/>
          <w:bCs w:val="0"/>
          <w:i w:val="0"/>
          <w:iCs w:val="0"/>
          <w:smallCaps w:val="0"/>
          <w:strike w:val="0"/>
          <w:color w:val="000000"/>
          <w:sz w:val="22"/>
          <w:szCs w:val="22"/>
          <w:u w:val="none"/>
          <w:shd w:fill="auto" w:val="clear"/>
          <w:vertAlign w:val="baseline"/>
        </w:rPr>
        <w:sectPr>
          <w:headerReference r:id="rId29" w:type="even"/>
          <w:type w:val="nextPage"/>
          <w:pgSz w:h="15840" w:w="12240" w:orient="portrait"/>
          <w:pgMar w:bottom="280" w:top="1820" w:left="1080" w:right="1080" w:header="0"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5">
      <w:pPr>
        <w:spacing w:before="0" w:line="386" w:lineRule="auto"/>
        <w:ind w:left="1907" w:right="0" w:hanging="720"/>
        <w:jc w:val="left"/>
        <w:rPr>
          <w:sz w:val="22"/>
          <w:szCs w:val="22"/>
        </w:rPr>
      </w:pPr>
      <w:bookmarkStart w:colFirst="0" w:colLast="0" w:name="_heading=h.qe9035cfaxrn" w:id="102"/>
      <w:bookmarkEnd w:id="102"/>
      <w:r w:rsidDel="00000000" w:rsidR="00000000" w:rsidRPr="00000000">
        <w:rPr>
          <w:sz w:val="22"/>
          <w:szCs w:val="22"/>
          <w:rtl w:val="0"/>
        </w:rPr>
        <w:t xml:space="preserve">Calderón, F. G. G. (2024). </w:t>
      </w:r>
      <w:r w:rsidDel="00000000" w:rsidR="00000000" w:rsidRPr="00000000">
        <w:rPr>
          <w:i w:val="1"/>
          <w:iCs w:val="1"/>
          <w:sz w:val="22"/>
          <w:szCs w:val="22"/>
          <w:rtl w:val="0"/>
        </w:rPr>
        <w:t xml:space="preserve">Las tecnologías digitales para la resolución de problemas: el caso de un curso de álgebra, </w:t>
      </w:r>
      <w:r w:rsidDel="00000000" w:rsidR="00000000" w:rsidRPr="00000000">
        <w:rPr>
          <w:sz w:val="22"/>
          <w:szCs w:val="22"/>
          <w:rtl w:val="0"/>
        </w:rPr>
        <w:t xml:space="preserve">Consultado el 24 de noviembre de 2025, desde </w:t>
      </w:r>
      <w:hyperlink r:id="rId30">
        <w:r w:rsidDel="00000000" w:rsidR="00000000" w:rsidRPr="00000000">
          <w:rPr>
            <w:sz w:val="22"/>
            <w:szCs w:val="22"/>
            <w:rtl w:val="0"/>
          </w:rPr>
          <w:t xml:space="preserve">https:</w:t>
        </w:r>
      </w:hyperlink>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907" w:right="0" w:hanging="6.999999999999886"/>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4dgztsvw9fet" w:id="103"/>
      <w:bookmarkEnd w:id="103"/>
      <w:hyperlink r:id="rId3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//repository.unad.edu.co/bitstream/handle/10596/64096/fggarciac.pdf?sequence=3&amp;</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3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isAllowed=y</w:t>
        </w:r>
      </w:hyperlink>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907" w:right="9" w:hanging="72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unhjhrwr10yu" w:id="104"/>
      <w:bookmarkEnd w:id="10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Calderón Maldonado, O. D., Florencia Ponce, M. F., Vera Zambrano, M. M., &amp; Zamora Va- lle, R. C. (2025). Inteligencia Artificial y Aprendizaje Adaptativo: Una Estrategia In- novadora Para Optimizar La Formación de Estudiantes En La Educación Superior.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Reincisol.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3553-3579. </w:t>
      </w:r>
      <w:hyperlink r:id="rId3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https://doi.org/10.59282/reincisol.V4(8)3553-3579</w:t>
        </w:r>
      </w:hyperlink>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902" w:right="39" w:hanging="715"/>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aggshizbkahv" w:id="105"/>
      <w:bookmarkEnd w:id="10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Camargo, L. (10). Conferencia Interamericana de Educación Matemática. Consultado el 10 de diciembre de 2025, desde </w:t>
      </w:r>
      <w:hyperlink r:id="rId3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https://conferencia.ciaem- redumate.org/index.php/</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3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xvciaem/xv/paper/viewFile/1061/568</w:t>
        </w:r>
      </w:hyperlink>
      <w:r w:rsidDel="00000000" w:rsidR="00000000" w:rsidRPr="00000000">
        <w:rPr>
          <w:rtl w:val="0"/>
        </w:rPr>
      </w:r>
    </w:p>
    <w:p w:rsidR="00000000" w:rsidDel="00000000" w:rsidP="00000000" w:rsidRDefault="00000000" w:rsidRPr="00000000" w14:paraId="00000309">
      <w:pPr>
        <w:spacing w:before="0" w:line="386" w:lineRule="auto"/>
        <w:ind w:left="1907" w:right="44" w:hanging="720"/>
        <w:jc w:val="both"/>
        <w:rPr>
          <w:sz w:val="22"/>
          <w:szCs w:val="22"/>
        </w:rPr>
      </w:pPr>
      <w:bookmarkStart w:colFirst="0" w:colLast="0" w:name="_heading=h.qwti3y85dcm2" w:id="106"/>
      <w:bookmarkEnd w:id="106"/>
      <w:r w:rsidDel="00000000" w:rsidR="00000000" w:rsidRPr="00000000">
        <w:rPr>
          <w:sz w:val="22"/>
          <w:szCs w:val="22"/>
          <w:rtl w:val="0"/>
        </w:rPr>
        <w:t xml:space="preserve">Canogullari, A., &amp; Radmehr, F. (2025). Task Design Principles in Mathematics Education: A Literature Review. </w:t>
      </w:r>
      <w:r w:rsidDel="00000000" w:rsidR="00000000" w:rsidRPr="00000000">
        <w:rPr>
          <w:i w:val="1"/>
          <w:iCs w:val="1"/>
          <w:sz w:val="22"/>
          <w:szCs w:val="22"/>
          <w:rtl w:val="0"/>
        </w:rPr>
        <w:t xml:space="preserve">International Journal of Mathematical Education in Science and Technology</w:t>
      </w:r>
      <w:r w:rsidDel="00000000" w:rsidR="00000000" w:rsidRPr="00000000">
        <w:rPr>
          <w:sz w:val="22"/>
          <w:szCs w:val="22"/>
          <w:rtl w:val="0"/>
        </w:rPr>
        <w:t xml:space="preserve">, </w:t>
      </w:r>
      <w:r w:rsidDel="00000000" w:rsidR="00000000" w:rsidRPr="00000000">
        <w:rPr>
          <w:i w:val="1"/>
          <w:iCs w:val="1"/>
          <w:sz w:val="22"/>
          <w:szCs w:val="22"/>
          <w:rtl w:val="0"/>
        </w:rPr>
        <w:t xml:space="preserve">0</w:t>
      </w:r>
      <w:r w:rsidDel="00000000" w:rsidR="00000000" w:rsidRPr="00000000">
        <w:rPr>
          <w:sz w:val="22"/>
          <w:szCs w:val="22"/>
          <w:rtl w:val="0"/>
        </w:rPr>
        <w:t xml:space="preserve">(0), 1-33. </w:t>
      </w:r>
      <w:hyperlink r:id="rId36">
        <w:r w:rsidDel="00000000" w:rsidR="00000000" w:rsidRPr="00000000">
          <w:rPr>
            <w:sz w:val="22"/>
            <w:szCs w:val="22"/>
            <w:rtl w:val="0"/>
          </w:rPr>
          <w:t xml:space="preserve">https://doi.org/10.1080/0020739X.2025.2457365</w:t>
        </w:r>
      </w:hyperlink>
      <w:r w:rsidDel="00000000" w:rsidR="00000000" w:rsidRPr="00000000">
        <w:rPr>
          <w:rtl w:val="0"/>
        </w:rPr>
      </w:r>
    </w:p>
    <w:p w:rsidR="00000000" w:rsidDel="00000000" w:rsidP="00000000" w:rsidRDefault="00000000" w:rsidRPr="00000000" w14:paraId="0000030A">
      <w:pPr>
        <w:spacing w:before="0" w:line="374" w:lineRule="auto"/>
        <w:ind w:left="1907" w:right="30" w:hanging="720"/>
        <w:jc w:val="both"/>
        <w:rPr>
          <w:sz w:val="22"/>
          <w:szCs w:val="22"/>
        </w:rPr>
      </w:pPr>
      <w:bookmarkStart w:colFirst="0" w:colLast="0" w:name="_heading=h.uzobuzmgl6pj" w:id="107"/>
      <w:bookmarkEnd w:id="107"/>
      <w:r w:rsidDel="00000000" w:rsidR="00000000" w:rsidRPr="00000000">
        <w:rPr>
          <w:sz w:val="22"/>
          <w:szCs w:val="22"/>
          <w:rtl w:val="0"/>
        </w:rPr>
        <w:t xml:space="preserve">Cao, C., Ding, Z., Lee, G.-G., Jiao, J., Lin, J., &amp; Zhai, X. (2023, 21 de agosto). </w:t>
      </w:r>
      <w:r w:rsidDel="00000000" w:rsidR="00000000" w:rsidRPr="00000000">
        <w:rPr>
          <w:i w:val="1"/>
          <w:iCs w:val="1"/>
          <w:sz w:val="22"/>
          <w:szCs w:val="22"/>
          <w:rtl w:val="0"/>
        </w:rPr>
        <w:t xml:space="preserve">Elucida- ting STEM Concepts through Generative AI: A Multi-modal Exploration of Analogical Reasoning</w:t>
      </w:r>
      <w:r w:rsidDel="00000000" w:rsidR="00000000" w:rsidRPr="00000000">
        <w:rPr>
          <w:sz w:val="22"/>
          <w:szCs w:val="22"/>
          <w:rtl w:val="0"/>
        </w:rPr>
        <w:t xml:space="preserve">. arXiv: </w:t>
      </w:r>
      <w:hyperlink r:id="rId37">
        <w:r w:rsidDel="00000000" w:rsidR="00000000" w:rsidRPr="00000000">
          <w:rPr>
            <w:sz w:val="22"/>
            <w:szCs w:val="22"/>
            <w:rtl w:val="0"/>
          </w:rPr>
          <w:t xml:space="preserve">2308.10454 </w:t>
        </w:r>
      </w:hyperlink>
      <w:hyperlink r:id="rId38">
        <w:r w:rsidDel="00000000" w:rsidR="00000000" w:rsidRPr="00000000">
          <w:rPr>
            <w:rFonts w:ascii="Palatino Linotype" w:cs="Palatino Linotype" w:eastAsia="Palatino Linotype" w:hAnsi="Palatino Linotype"/>
            <w:sz w:val="22"/>
            <w:szCs w:val="22"/>
            <w:rtl w:val="0"/>
          </w:rPr>
          <w:t xml:space="preserve">[cs]</w:t>
        </w:r>
      </w:hyperlink>
      <w:r w:rsidDel="00000000" w:rsidR="00000000" w:rsidRPr="00000000">
        <w:rPr>
          <w:sz w:val="22"/>
          <w:szCs w:val="22"/>
          <w:rtl w:val="0"/>
        </w:rPr>
        <w:t xml:space="preserve">. </w:t>
      </w:r>
      <w:hyperlink r:id="rId39">
        <w:r w:rsidDel="00000000" w:rsidR="00000000" w:rsidRPr="00000000">
          <w:rPr>
            <w:sz w:val="22"/>
            <w:szCs w:val="22"/>
            <w:rtl w:val="0"/>
          </w:rPr>
          <w:t xml:space="preserve">https://doi.org/10.48550/arXiv.2308.10454</w:t>
        </w:r>
      </w:hyperlink>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87"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Castillo Del Pezo, E. A., Tapia Yagual, N. K., Placencia Ibadango, S. M., &amp; Pavón Brito, C. A.</w:t>
      </w:r>
    </w:p>
    <w:p w:rsidR="00000000" w:rsidDel="00000000" w:rsidP="00000000" w:rsidRDefault="00000000" w:rsidRPr="00000000" w14:paraId="0000030C">
      <w:pPr>
        <w:spacing w:before="142" w:line="386" w:lineRule="auto"/>
        <w:ind w:left="1907" w:right="51" w:hanging="8.000000000000114"/>
        <w:jc w:val="both"/>
        <w:rPr>
          <w:sz w:val="22"/>
          <w:szCs w:val="22"/>
        </w:rPr>
      </w:pPr>
      <w:bookmarkStart w:colFirst="0" w:colLast="0" w:name="_heading=h.n1cgwrj1mzs" w:id="108"/>
      <w:bookmarkEnd w:id="108"/>
      <w:r w:rsidDel="00000000" w:rsidR="00000000" w:rsidRPr="00000000">
        <w:rPr>
          <w:sz w:val="22"/>
          <w:szCs w:val="22"/>
          <w:rtl w:val="0"/>
        </w:rPr>
        <w:t xml:space="preserve">(2024). Use of Artificial Intelligence in High School Mathematics Teaching. </w:t>
      </w:r>
      <w:r w:rsidDel="00000000" w:rsidR="00000000" w:rsidRPr="00000000">
        <w:rPr>
          <w:i w:val="1"/>
          <w:iCs w:val="1"/>
          <w:sz w:val="22"/>
          <w:szCs w:val="22"/>
          <w:rtl w:val="0"/>
        </w:rPr>
        <w:t xml:space="preserve">Revista Iberoamericana de la Educación</w:t>
      </w:r>
      <w:r w:rsidDel="00000000" w:rsidR="00000000" w:rsidRPr="00000000">
        <w:rPr>
          <w:sz w:val="22"/>
          <w:szCs w:val="22"/>
          <w:rtl w:val="0"/>
        </w:rPr>
        <w:t xml:space="preserve">, </w:t>
      </w:r>
      <w:r w:rsidDel="00000000" w:rsidR="00000000" w:rsidRPr="00000000">
        <w:rPr>
          <w:i w:val="1"/>
          <w:iCs w:val="1"/>
          <w:sz w:val="22"/>
          <w:szCs w:val="22"/>
          <w:rtl w:val="0"/>
        </w:rPr>
        <w:t xml:space="preserve">8</w:t>
      </w:r>
      <w:r w:rsidDel="00000000" w:rsidR="00000000" w:rsidRPr="00000000">
        <w:rPr>
          <w:sz w:val="22"/>
          <w:szCs w:val="22"/>
          <w:rtl w:val="0"/>
        </w:rPr>
        <w:t xml:space="preserve">(3). </w:t>
      </w:r>
      <w:hyperlink r:id="rId40">
        <w:r w:rsidDel="00000000" w:rsidR="00000000" w:rsidRPr="00000000">
          <w:rPr>
            <w:sz w:val="22"/>
            <w:szCs w:val="22"/>
            <w:rtl w:val="0"/>
          </w:rPr>
          <w:t xml:space="preserve">https://doi.org/10.31876/ie.v8i3.273</w:t>
        </w:r>
      </w:hyperlink>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907" w:right="15" w:hanging="72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2t4e4wwhvduv" w:id="109"/>
      <w:bookmarkEnd w:id="10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Chacón, A. M. A., Sánchez, A. M., &amp; Quirós, C. M. (2007). Comprensión de las razones tri- gonométricas: niveles de comprensión, indicadores y tareas para su análisis / Com- prehension of trigonometric reasons: comprehension levels, indicators and tasks for its analysis.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Actualidades Investigativas en Educación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hyperlink r:id="rId4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https://doi.org/10.15517/</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4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aie.v7i2.9274</w:t>
        </w:r>
      </w:hyperlink>
      <w:r w:rsidDel="00000000" w:rsidR="00000000" w:rsidRPr="00000000">
        <w:rPr>
          <w:rtl w:val="0"/>
        </w:rPr>
      </w:r>
    </w:p>
    <w:p w:rsidR="00000000" w:rsidDel="00000000" w:rsidP="00000000" w:rsidRDefault="00000000" w:rsidRPr="00000000" w14:paraId="0000030E">
      <w:pPr>
        <w:spacing w:before="0" w:line="386" w:lineRule="auto"/>
        <w:ind w:left="1907" w:right="15" w:hanging="720"/>
        <w:jc w:val="both"/>
        <w:rPr>
          <w:sz w:val="22"/>
          <w:szCs w:val="22"/>
        </w:rPr>
      </w:pPr>
      <w:bookmarkStart w:colFirst="0" w:colLast="0" w:name="_heading=h.tyc3f01hh1mx" w:id="110"/>
      <w:bookmarkEnd w:id="110"/>
      <w:r w:rsidDel="00000000" w:rsidR="00000000" w:rsidRPr="00000000">
        <w:rPr>
          <w:sz w:val="22"/>
          <w:szCs w:val="22"/>
          <w:rtl w:val="0"/>
        </w:rPr>
        <w:t xml:space="preserve">Chavez, J. L. P. (2022). </w:t>
      </w:r>
      <w:r w:rsidDel="00000000" w:rsidR="00000000" w:rsidRPr="00000000">
        <w:rPr>
          <w:i w:val="1"/>
          <w:iCs w:val="1"/>
          <w:sz w:val="22"/>
          <w:szCs w:val="22"/>
          <w:rtl w:val="0"/>
        </w:rPr>
        <w:t xml:space="preserve">Estrategias didácticas mediadas por TIC para la enseñanza apren- dizaje de las funciones trigonométricas en grado décimo I.E. Orú Bajo. </w:t>
      </w:r>
      <w:r w:rsidDel="00000000" w:rsidR="00000000" w:rsidRPr="00000000">
        <w:rPr>
          <w:sz w:val="22"/>
          <w:szCs w:val="22"/>
          <w:rtl w:val="0"/>
        </w:rPr>
        <w:t xml:space="preserve">[Especializa- ción]. ECCI. </w:t>
      </w:r>
      <w:hyperlink r:id="rId43">
        <w:r w:rsidDel="00000000" w:rsidR="00000000" w:rsidRPr="00000000">
          <w:rPr>
            <w:sz w:val="22"/>
            <w:szCs w:val="22"/>
            <w:rtl w:val="0"/>
          </w:rPr>
          <w:t xml:space="preserve">https://repositorio.ecci.edu.co/handle/001/3447</w:t>
        </w:r>
      </w:hyperlink>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907" w:right="21" w:hanging="720"/>
        <w:jc w:val="both"/>
        <w:rPr>
          <w:rFonts w:ascii="Arial" w:cs="Arial" w:eastAsia="Arial" w:hAnsi="Arial"/>
          <w:b w:val="0"/>
          <w:bCs w:val="0"/>
          <w:i w:val="0"/>
          <w:iCs w:val="0"/>
          <w:smallCaps w:val="0"/>
          <w:strike w:val="0"/>
          <w:color w:val="000000"/>
          <w:sz w:val="22"/>
          <w:szCs w:val="22"/>
          <w:u w:val="none"/>
          <w:shd w:fill="auto" w:val="clear"/>
          <w:vertAlign w:val="baseline"/>
        </w:rPr>
        <w:sectPr>
          <w:headerReference r:id="rId44" w:type="default"/>
          <w:headerReference r:id="rId45" w:type="even"/>
          <w:type w:val="nextPage"/>
          <w:pgSz w:h="15840" w:w="12240" w:orient="portrait"/>
          <w:pgMar w:bottom="280" w:top="1300" w:left="1080" w:right="1080" w:header="1047" w:footer="0"/>
          <w:pgNumType w:start="4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Delgado, D. L. M., Jiménez, A. M. S., &amp; Leal, P. R. (2023). Estrategia Didáctica Para la Comprensión y Aplicación de las Razones Trigonométricas.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Mundo FESC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207-223. </w:t>
      </w:r>
      <w:hyperlink r:id="rId4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https://doi.org/10.61799/2216-0388.1514</w:t>
        </w:r>
      </w:hyperlink>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773" w:right="1173" w:hanging="72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n6bqxguxpsw1" w:id="111"/>
      <w:bookmarkEnd w:id="11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Delgado, J. R., Arpi, L. C., Vivanco, C. I., &amp; Rojas, L. (2024). Aula Invertida y el rendimiento académico en Trigonometría.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Revista Espacios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45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(02). </w:t>
      </w:r>
      <w:hyperlink r:id="rId4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https://doi.org/10.48082/</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4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espacios-a24v45n02p04</w:t>
        </w:r>
      </w:hyperlink>
      <w:r w:rsidDel="00000000" w:rsidR="00000000" w:rsidRPr="00000000">
        <w:rPr>
          <w:rtl w:val="0"/>
        </w:rPr>
      </w:r>
    </w:p>
    <w:p w:rsidR="00000000" w:rsidDel="00000000" w:rsidP="00000000" w:rsidRDefault="00000000" w:rsidRPr="00000000" w14:paraId="00000312">
      <w:pPr>
        <w:spacing w:before="0" w:line="386" w:lineRule="auto"/>
        <w:ind w:left="773" w:right="1185" w:hanging="720"/>
        <w:jc w:val="both"/>
        <w:rPr>
          <w:sz w:val="22"/>
          <w:szCs w:val="22"/>
        </w:rPr>
      </w:pPr>
      <w:r w:rsidDel="00000000" w:rsidR="00000000" w:rsidRPr="00000000">
        <w:rPr>
          <w:sz w:val="22"/>
          <w:szCs w:val="22"/>
          <w:rtl w:val="0"/>
        </w:rPr>
        <w:t xml:space="preserve">Díaz-Fernández, M. T. (2014, 5 de junio). </w:t>
      </w:r>
      <w:r w:rsidDel="00000000" w:rsidR="00000000" w:rsidRPr="00000000">
        <w:rPr>
          <w:i w:val="1"/>
          <w:iCs w:val="1"/>
          <w:sz w:val="22"/>
          <w:szCs w:val="22"/>
          <w:rtl w:val="0"/>
        </w:rPr>
        <w:t xml:space="preserve">Enseñanza de trigonometría en 4ž de la ESO con GeoGebra </w:t>
      </w:r>
      <w:r w:rsidDel="00000000" w:rsidR="00000000" w:rsidRPr="00000000">
        <w:rPr>
          <w:sz w:val="22"/>
          <w:szCs w:val="22"/>
          <w:rtl w:val="0"/>
        </w:rPr>
        <w:t xml:space="preserve">[Tesis de maestría]. Consultado el 26 de noviembre de 2025, desde </w:t>
      </w:r>
      <w:hyperlink r:id="rId49">
        <w:r w:rsidDel="00000000" w:rsidR="00000000" w:rsidRPr="00000000">
          <w:rPr>
            <w:sz w:val="22"/>
            <w:szCs w:val="22"/>
            <w:rtl w:val="0"/>
          </w:rPr>
          <w:t xml:space="preserve">https://reunir.unir.net/handle/123456789/2426</w:t>
        </w:r>
      </w:hyperlink>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76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eyjjpowfzorm" w:id="112"/>
      <w:bookmarkEnd w:id="11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Accepted: 2014-12-02T15:31:48Z.</w:t>
      </w:r>
    </w:p>
    <w:p w:rsidR="00000000" w:rsidDel="00000000" w:rsidP="00000000" w:rsidRDefault="00000000" w:rsidRPr="00000000" w14:paraId="00000314">
      <w:pPr>
        <w:spacing w:before="151" w:line="386" w:lineRule="auto"/>
        <w:ind w:left="773" w:right="1149" w:hanging="720"/>
        <w:jc w:val="both"/>
        <w:rPr>
          <w:sz w:val="22"/>
          <w:szCs w:val="22"/>
        </w:rPr>
      </w:pPr>
      <w:bookmarkStart w:colFirst="0" w:colLast="0" w:name="_heading=h.9ht6tngoqbk3" w:id="113"/>
      <w:bookmarkEnd w:id="113"/>
      <w:r w:rsidDel="00000000" w:rsidR="00000000" w:rsidRPr="00000000">
        <w:rPr>
          <w:i w:val="1"/>
          <w:iCs w:val="1"/>
          <w:sz w:val="22"/>
          <w:szCs w:val="22"/>
          <w:rtl w:val="0"/>
        </w:rPr>
        <w:t xml:space="preserve">El efecto de ChatGPT en el rendimiento académico de los estudiantes: conclusiones de un metaanálisis z˙ Proyecto GenAISA</w:t>
      </w:r>
      <w:r w:rsidDel="00000000" w:rsidR="00000000" w:rsidRPr="00000000">
        <w:rPr>
          <w:sz w:val="22"/>
          <w:szCs w:val="22"/>
          <w:rtl w:val="0"/>
        </w:rPr>
        <w:t xml:space="preserve">. (2025, 13 de mayo). Consultado el 27 de noviem- bre de 2025, desde </w:t>
      </w:r>
      <w:hyperlink r:id="rId50">
        <w:r w:rsidDel="00000000" w:rsidR="00000000" w:rsidRPr="00000000">
          <w:rPr>
            <w:sz w:val="22"/>
            <w:szCs w:val="22"/>
            <w:rtl w:val="0"/>
          </w:rPr>
          <w:t xml:space="preserve">https://genaisa.eu/es/el-efecto-de-chatgpt-en-el-rendimiento-</w:t>
        </w:r>
      </w:hyperlink>
      <w:r w:rsidDel="00000000" w:rsidR="00000000" w:rsidRPr="00000000">
        <w:rPr>
          <w:sz w:val="22"/>
          <w:szCs w:val="22"/>
          <w:rtl w:val="0"/>
        </w:rPr>
        <w:t xml:space="preserve"> </w:t>
      </w:r>
      <w:hyperlink r:id="rId51">
        <w:r w:rsidDel="00000000" w:rsidR="00000000" w:rsidRPr="00000000">
          <w:rPr>
            <w:sz w:val="22"/>
            <w:szCs w:val="22"/>
            <w:rtl w:val="0"/>
          </w:rPr>
          <w:t xml:space="preserve">del-aprendizaje-de-los-estudiantes-perspectivas-de-un-metanalisis/</w:t>
        </w:r>
      </w:hyperlink>
      <w:r w:rsidDel="00000000" w:rsidR="00000000" w:rsidRPr="00000000">
        <w:rPr>
          <w:rtl w:val="0"/>
        </w:rPr>
      </w:r>
    </w:p>
    <w:p w:rsidR="00000000" w:rsidDel="00000000" w:rsidP="00000000" w:rsidRDefault="00000000" w:rsidRPr="00000000" w14:paraId="00000315">
      <w:pPr>
        <w:spacing w:before="0" w:line="386" w:lineRule="auto"/>
        <w:ind w:left="773" w:right="1159" w:hanging="720"/>
        <w:jc w:val="both"/>
        <w:rPr>
          <w:sz w:val="22"/>
          <w:szCs w:val="22"/>
        </w:rPr>
      </w:pPr>
      <w:bookmarkStart w:colFirst="0" w:colLast="0" w:name="_heading=h.aki04n2tzril" w:id="114"/>
      <w:bookmarkEnd w:id="114"/>
      <w:r w:rsidDel="00000000" w:rsidR="00000000" w:rsidRPr="00000000">
        <w:rPr>
          <w:sz w:val="22"/>
          <w:szCs w:val="22"/>
          <w:rtl w:val="0"/>
        </w:rPr>
        <w:t xml:space="preserve">Escalante Godoy, D. O. (2018). </w:t>
      </w:r>
      <w:r w:rsidDel="00000000" w:rsidR="00000000" w:rsidRPr="00000000">
        <w:rPr>
          <w:i w:val="1"/>
          <w:iCs w:val="1"/>
          <w:sz w:val="22"/>
          <w:szCs w:val="22"/>
          <w:rtl w:val="0"/>
        </w:rPr>
        <w:t xml:space="preserve">El uso comprensivo de las razones trigonométricas en el planteamiento y resolución de problemas. The comprehensive use of trigonometric reasoning in the approach and resolution of problems</w:t>
      </w:r>
      <w:r w:rsidDel="00000000" w:rsidR="00000000" w:rsidRPr="00000000">
        <w:rPr>
          <w:sz w:val="22"/>
          <w:szCs w:val="22"/>
          <w:rtl w:val="0"/>
        </w:rPr>
        <w:t xml:space="preserve">. Consultado el 25 de noviembre de 2025, desde </w:t>
      </w:r>
      <w:hyperlink r:id="rId52">
        <w:r w:rsidDel="00000000" w:rsidR="00000000" w:rsidRPr="00000000">
          <w:rPr>
            <w:sz w:val="22"/>
            <w:szCs w:val="22"/>
            <w:rtl w:val="0"/>
          </w:rPr>
          <w:t xml:space="preserve">https://repositorio.unal.edu.co/items/49ed979d-037a-4e23-8a2b-</w:t>
        </w:r>
      </w:hyperlink>
      <w:r w:rsidDel="00000000" w:rsidR="00000000" w:rsidRPr="00000000">
        <w:rPr>
          <w:sz w:val="22"/>
          <w:szCs w:val="22"/>
          <w:rtl w:val="0"/>
        </w:rPr>
        <w:t xml:space="preserve"> </w:t>
      </w:r>
      <w:hyperlink r:id="rId53">
        <w:r w:rsidDel="00000000" w:rsidR="00000000" w:rsidRPr="00000000">
          <w:rPr>
            <w:sz w:val="22"/>
            <w:szCs w:val="22"/>
            <w:rtl w:val="0"/>
          </w:rPr>
          <w:t xml:space="preserve">0e0aba80416c</w:t>
        </w:r>
      </w:hyperlink>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773" w:right="1155" w:hanging="72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jtauem94p078" w:id="115"/>
      <w:bookmarkEnd w:id="11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Fiallo Leal, J. E. (2015). Acerca de la investigación en educación matemática desde las tecnologías de la información y la comunicación.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Actualidades Pedagógicas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(66), 69-83. </w:t>
      </w:r>
      <w:hyperlink r:id="rId5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https://doi.org/10.19052/ap.3436</w:t>
        </w:r>
      </w:hyperlink>
      <w:r w:rsidDel="00000000" w:rsidR="00000000" w:rsidRPr="00000000">
        <w:rPr>
          <w:rtl w:val="0"/>
        </w:rPr>
      </w:r>
    </w:p>
    <w:p w:rsidR="00000000" w:rsidDel="00000000" w:rsidP="00000000" w:rsidRDefault="00000000" w:rsidRPr="00000000" w14:paraId="00000317">
      <w:pPr>
        <w:spacing w:before="0" w:line="386" w:lineRule="auto"/>
        <w:ind w:left="767" w:right="1149" w:hanging="714"/>
        <w:jc w:val="both"/>
        <w:rPr>
          <w:sz w:val="22"/>
          <w:szCs w:val="22"/>
        </w:rPr>
      </w:pPr>
      <w:bookmarkStart w:colFirst="0" w:colLast="0" w:name="_heading=h.hfz3crke7lfp" w:id="116"/>
      <w:bookmarkEnd w:id="116"/>
      <w:r w:rsidDel="00000000" w:rsidR="00000000" w:rsidRPr="00000000">
        <w:rPr>
          <w:sz w:val="22"/>
          <w:szCs w:val="22"/>
          <w:rtl w:val="0"/>
        </w:rPr>
        <w:t xml:space="preserve">García, F. J. (2019). Introducción a Diseño de tareas en educación matemática: Una diver- sidad de marcos teóricos. </w:t>
      </w:r>
      <w:r w:rsidDel="00000000" w:rsidR="00000000" w:rsidRPr="00000000">
        <w:rPr>
          <w:i w:val="1"/>
          <w:iCs w:val="1"/>
          <w:sz w:val="22"/>
          <w:szCs w:val="22"/>
          <w:rtl w:val="0"/>
        </w:rPr>
        <w:t xml:space="preserve">Avances de Investigación en Educación Matemática</w:t>
      </w:r>
      <w:r w:rsidDel="00000000" w:rsidR="00000000" w:rsidRPr="00000000">
        <w:rPr>
          <w:sz w:val="22"/>
          <w:szCs w:val="22"/>
          <w:rtl w:val="0"/>
        </w:rPr>
        <w:t xml:space="preserve">, </w:t>
      </w:r>
      <w:r w:rsidDel="00000000" w:rsidR="00000000" w:rsidRPr="00000000">
        <w:rPr>
          <w:i w:val="1"/>
          <w:iCs w:val="1"/>
          <w:sz w:val="22"/>
          <w:szCs w:val="22"/>
          <w:rtl w:val="0"/>
        </w:rPr>
        <w:t xml:space="preserve">15</w:t>
      </w:r>
      <w:r w:rsidDel="00000000" w:rsidR="00000000" w:rsidRPr="00000000">
        <w:rPr>
          <w:sz w:val="22"/>
          <w:szCs w:val="22"/>
          <w:rtl w:val="0"/>
        </w:rPr>
        <w:t xml:space="preserve">, 1-4. </w:t>
      </w:r>
      <w:hyperlink r:id="rId55">
        <w:r w:rsidDel="00000000" w:rsidR="00000000" w:rsidRPr="00000000">
          <w:rPr>
            <w:sz w:val="22"/>
            <w:szCs w:val="22"/>
            <w:rtl w:val="0"/>
          </w:rPr>
          <w:t xml:space="preserve">https://doi.org/10.35763/aiem.v0i15.264</w:t>
        </w:r>
      </w:hyperlink>
      <w:r w:rsidDel="00000000" w:rsidR="00000000" w:rsidRPr="00000000">
        <w:rPr>
          <w:rtl w:val="0"/>
        </w:rPr>
      </w:r>
    </w:p>
    <w:p w:rsidR="00000000" w:rsidDel="00000000" w:rsidP="00000000" w:rsidRDefault="00000000" w:rsidRPr="00000000" w14:paraId="00000318">
      <w:pPr>
        <w:spacing w:before="0" w:line="386" w:lineRule="auto"/>
        <w:ind w:left="767" w:right="1143" w:hanging="714"/>
        <w:jc w:val="both"/>
        <w:rPr>
          <w:sz w:val="22"/>
          <w:szCs w:val="22"/>
        </w:rPr>
      </w:pPr>
      <w:bookmarkStart w:colFirst="0" w:colLast="0" w:name="_heading=h.3els58l3wp2h" w:id="117"/>
      <w:bookmarkEnd w:id="117"/>
      <w:r w:rsidDel="00000000" w:rsidR="00000000" w:rsidRPr="00000000">
        <w:rPr>
          <w:sz w:val="22"/>
          <w:szCs w:val="22"/>
          <w:rtl w:val="0"/>
        </w:rPr>
        <w:t xml:space="preserve">González, M. M., Martínez, E. C., González, J. L. M., &amp; Martínez, E. C. (2011). Un acer- camiento a la investigación de diseño a través de los experimentos de enseñanza. </w:t>
      </w:r>
      <w:r w:rsidDel="00000000" w:rsidR="00000000" w:rsidRPr="00000000">
        <w:rPr>
          <w:i w:val="1"/>
          <w:iCs w:val="1"/>
          <w:sz w:val="22"/>
          <w:szCs w:val="22"/>
          <w:rtl w:val="0"/>
        </w:rPr>
        <w:t xml:space="preserve">Enseñanza de las Ciencias. Revista de investigación y experiencias didácticas</w:t>
      </w:r>
      <w:r w:rsidDel="00000000" w:rsidR="00000000" w:rsidRPr="00000000">
        <w:rPr>
          <w:sz w:val="22"/>
          <w:szCs w:val="22"/>
          <w:rtl w:val="0"/>
        </w:rPr>
        <w:t xml:space="preserve">, </w:t>
      </w:r>
      <w:r w:rsidDel="00000000" w:rsidR="00000000" w:rsidRPr="00000000">
        <w:rPr>
          <w:i w:val="1"/>
          <w:iCs w:val="1"/>
          <w:sz w:val="22"/>
          <w:szCs w:val="22"/>
          <w:rtl w:val="0"/>
        </w:rPr>
        <w:t xml:space="preserve">29</w:t>
      </w:r>
      <w:r w:rsidDel="00000000" w:rsidR="00000000" w:rsidRPr="00000000">
        <w:rPr>
          <w:sz w:val="22"/>
          <w:szCs w:val="22"/>
          <w:rtl w:val="0"/>
        </w:rPr>
        <w:t xml:space="preserve">(1), 75-87. </w:t>
      </w:r>
      <w:hyperlink r:id="rId56">
        <w:r w:rsidDel="00000000" w:rsidR="00000000" w:rsidRPr="00000000">
          <w:rPr>
            <w:sz w:val="22"/>
            <w:szCs w:val="22"/>
            <w:rtl w:val="0"/>
          </w:rPr>
          <w:t xml:space="preserve">https://doi.org/10.5565/rev/ec/v29n1.435</w:t>
        </w:r>
      </w:hyperlink>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773" w:right="1173" w:hanging="720"/>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González Posada Acosta, M., Matilla Arias, J., &amp; Rosales Sáez, F. (2017). Potencialidades del software Geogebra en la enseñanza de la matemática: estudio de caso de su aplicación en la trigonometría.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Roca: Revista Científico - Educaciones de la provincia de Granma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401-415. Consultado el 11 de diciembre de 2025, desde </w:t>
      </w:r>
      <w:hyperlink r:id="rId5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5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dialnet.unirioja.es/servlet/articulo?codigo=6759725</w:t>
        </w:r>
      </w:hyperlink>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902" w:right="9" w:hanging="715"/>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7bmahx9cvz3g" w:id="118"/>
      <w:bookmarkEnd w:id="11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Govender, R. (2024). A reflection on the use of artificial intelligence tools for the meaningful learning of mathematics.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Pythagoras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45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4. </w:t>
      </w:r>
      <w:hyperlink r:id="rId5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https://doi.org/10.4102/pythagoras.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6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v45i1.831</w:t>
        </w:r>
      </w:hyperlink>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907" w:right="30" w:hanging="72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81mmjvsrqxdm" w:id="119"/>
      <w:bookmarkEnd w:id="1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Guamán Cajilema, L. C., Pailiacho Armijos, D. P., Chucho Rea, J. R., Inga Cuvi, W. G., &amp; Chucho Morocho, J. A. (2025). Implementación de Sistemas de Tutoría Inteligente Basados en IA para la Personalización del Aprendizaje en Matemáticas.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Ciencia La- tina Revista Científica Multidisciplinar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752-766. </w:t>
      </w:r>
      <w:hyperlink r:id="rId6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https://doi.org/10.37811/cl_</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6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rcm.v8i6.15792</w:t>
        </w:r>
      </w:hyperlink>
      <w:r w:rsidDel="00000000" w:rsidR="00000000" w:rsidRPr="00000000">
        <w:rPr>
          <w:rtl w:val="0"/>
        </w:rPr>
      </w:r>
    </w:p>
    <w:p w:rsidR="00000000" w:rsidDel="00000000" w:rsidP="00000000" w:rsidRDefault="00000000" w:rsidRPr="00000000" w14:paraId="0000031D">
      <w:pPr>
        <w:spacing w:before="0" w:line="386" w:lineRule="auto"/>
        <w:ind w:left="1907" w:right="9" w:hanging="720"/>
        <w:jc w:val="both"/>
        <w:rPr>
          <w:sz w:val="22"/>
          <w:szCs w:val="22"/>
        </w:rPr>
      </w:pPr>
      <w:bookmarkStart w:colFirst="0" w:colLast="0" w:name="_heading=h.9fcablczyal8" w:id="120"/>
      <w:bookmarkEnd w:id="120"/>
      <w:r w:rsidDel="00000000" w:rsidR="00000000" w:rsidRPr="00000000">
        <w:rPr>
          <w:sz w:val="22"/>
          <w:szCs w:val="22"/>
          <w:rtl w:val="0"/>
        </w:rPr>
        <w:t xml:space="preserve">Guerreiro Santalla, S. (2023). </w:t>
      </w:r>
      <w:r w:rsidDel="00000000" w:rsidR="00000000" w:rsidRPr="00000000">
        <w:rPr>
          <w:i w:val="1"/>
          <w:iCs w:val="1"/>
          <w:sz w:val="22"/>
          <w:szCs w:val="22"/>
          <w:rtl w:val="0"/>
        </w:rPr>
        <w:t xml:space="preserve">Desarrollo de un plan de estudios de inteligencia artificial para la educación preuniversitaria en Europa </w:t>
      </w:r>
      <w:hyperlink r:id="rId63">
        <w:r w:rsidDel="00000000" w:rsidR="00000000" w:rsidRPr="00000000">
          <w:rPr>
            <w:sz w:val="22"/>
            <w:szCs w:val="22"/>
            <w:rtl w:val="0"/>
          </w:rPr>
          <w:t xml:space="preserve">[http://purl.org/dc/dcmitype/Text].</w:t>
        </w:r>
      </w:hyperlink>
      <w:r w:rsidDel="00000000" w:rsidR="00000000" w:rsidRPr="00000000">
        <w:rPr>
          <w:sz w:val="22"/>
          <w:szCs w:val="22"/>
          <w:rtl w:val="0"/>
        </w:rPr>
        <w:t xml:space="preserve"> Universida- de da Coruña. Consultado el 11 de diciembre de 2025, desde </w:t>
      </w:r>
      <w:hyperlink r:id="rId64">
        <w:r w:rsidDel="00000000" w:rsidR="00000000" w:rsidRPr="00000000">
          <w:rPr>
            <w:sz w:val="22"/>
            <w:szCs w:val="22"/>
            <w:rtl w:val="0"/>
          </w:rPr>
          <w:t xml:space="preserve">https://dialnet.unirioja.</w:t>
        </w:r>
      </w:hyperlink>
      <w:r w:rsidDel="00000000" w:rsidR="00000000" w:rsidRPr="00000000">
        <w:rPr>
          <w:sz w:val="22"/>
          <w:szCs w:val="22"/>
          <w:rtl w:val="0"/>
        </w:rPr>
        <w:t xml:space="preserve"> </w:t>
      </w:r>
      <w:hyperlink r:id="rId65">
        <w:r w:rsidDel="00000000" w:rsidR="00000000" w:rsidRPr="00000000">
          <w:rPr>
            <w:sz w:val="22"/>
            <w:szCs w:val="22"/>
            <w:rtl w:val="0"/>
          </w:rPr>
          <w:t xml:space="preserve">es/servlet/tesis?codigo=322915</w:t>
        </w:r>
      </w:hyperlink>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900" w:right="9" w:hanging="713"/>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vh07o8o8a2ff" w:id="121"/>
      <w:bookmarkEnd w:id="12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Guishca Ayala, L. A., Cárdenas Pila, V. N., Yanchaluiza Guachi, V. D. L. Á., Jiménez Pove- da, F. E., Carrillo Lloacana, B. D., Castro Pérez, A. A., &amp; Guevara Albarracín, E. S. (2025). Integración de la inteligencia artificial en la enseñanza de matemáticas un enfoque personalizado para mejorar el aprendizaje.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Ciencia Latina Revista Científica Multidisciplinar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10417-10433. </w:t>
      </w:r>
      <w:hyperlink r:id="rId6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https://doi.org/10.37811/cl_rcm.v8i6.15719</w:t>
        </w:r>
      </w:hyperlink>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907" w:right="30" w:hanging="72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sfzium9faa2m" w:id="122"/>
      <w:bookmarkEnd w:id="12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Hariyanto, Kristianingsih, F. X. D., &amp; Maharani, R. (2025). Artificial intelligence in adaptive education: A systematic review of techniques for personalized learning.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Discover Edu- 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458. </w:t>
      </w:r>
      <w:hyperlink r:id="rId6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https://doi.org/10.1007/s44217-025-00908-6</w:t>
        </w:r>
      </w:hyperlink>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907" w:right="9" w:hanging="72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e1u03o968njt" w:id="123"/>
      <w:bookmarkEnd w:id="12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Henríquez-Rivas, C., &amp; Verdugo-Hernández, P. (2023). Diseño de tareas en la formación inicial docente de matemáticas que involucran las representaciones de una función.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Educación matemática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178-208. </w:t>
      </w:r>
      <w:hyperlink r:id="rId6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https://doi.org/10.24844/EM3503.06</w:t>
        </w:r>
      </w:hyperlink>
      <w:r w:rsidDel="00000000" w:rsidR="00000000" w:rsidRPr="00000000">
        <w:rPr>
          <w:rtl w:val="0"/>
        </w:rPr>
      </w:r>
    </w:p>
    <w:p w:rsidR="00000000" w:rsidDel="00000000" w:rsidP="00000000" w:rsidRDefault="00000000" w:rsidRPr="00000000" w14:paraId="00000321">
      <w:pPr>
        <w:spacing w:before="0" w:line="386" w:lineRule="auto"/>
        <w:ind w:left="1907" w:right="21" w:hanging="720"/>
        <w:jc w:val="both"/>
        <w:rPr>
          <w:sz w:val="22"/>
          <w:szCs w:val="22"/>
        </w:rPr>
      </w:pPr>
      <w:bookmarkStart w:colFirst="0" w:colLast="0" w:name="_heading=h.b9bpxasxifgj" w:id="124"/>
      <w:bookmarkEnd w:id="124"/>
      <w:r w:rsidDel="00000000" w:rsidR="00000000" w:rsidRPr="00000000">
        <w:rPr>
          <w:sz w:val="22"/>
          <w:szCs w:val="22"/>
          <w:rtl w:val="0"/>
        </w:rPr>
        <w:t xml:space="preserve">Herrera Castañeda, H. H. (2013). </w:t>
      </w:r>
      <w:r w:rsidDel="00000000" w:rsidR="00000000" w:rsidRPr="00000000">
        <w:rPr>
          <w:i w:val="1"/>
          <w:iCs w:val="1"/>
          <w:sz w:val="22"/>
          <w:szCs w:val="22"/>
          <w:rtl w:val="0"/>
        </w:rPr>
        <w:t xml:space="preserve">Enseñanza de los conceptos básicos de la trigonometría mediante el uso de tecnología informática</w:t>
      </w:r>
      <w:r w:rsidDel="00000000" w:rsidR="00000000" w:rsidRPr="00000000">
        <w:rPr>
          <w:sz w:val="22"/>
          <w:szCs w:val="22"/>
          <w:rtl w:val="0"/>
        </w:rPr>
        <w:t xml:space="preserve">. Consultado el 10 de diciembre de 2025, desde </w:t>
      </w:r>
      <w:hyperlink r:id="rId69">
        <w:r w:rsidDel="00000000" w:rsidR="00000000" w:rsidRPr="00000000">
          <w:rPr>
            <w:sz w:val="22"/>
            <w:szCs w:val="22"/>
            <w:rtl w:val="0"/>
          </w:rPr>
          <w:t xml:space="preserve">https://repositorio.unal.edu.co/handle/unal/21149</w:t>
        </w:r>
      </w:hyperlink>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907" w:right="30" w:hanging="72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qp95nv5e8yna" w:id="125"/>
      <w:bookmarkEnd w:id="12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Hitt, F., &amp; Quiroz Rivera, S. (2017). Aprendizaje de las matemáticas a través de la modelación matemática en un medio sociocultural ligado a la teoría de la actividad.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Revista Co- lombiana de Educación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(73), 151. </w:t>
      </w:r>
      <w:hyperlink r:id="rId7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https://doi.org/10.17227/01203916.73rce151.175</w:t>
        </w:r>
      </w:hyperlink>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907" w:right="51" w:hanging="720"/>
        <w:jc w:val="both"/>
        <w:rPr>
          <w:rFonts w:ascii="Arial" w:cs="Arial" w:eastAsia="Arial" w:hAnsi="Arial"/>
          <w:b w:val="0"/>
          <w:bCs w:val="0"/>
          <w:i w:val="1"/>
          <w:iCs w:val="1"/>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Hsu, H.-Y., &amp; Yao, C.-Y. (2023). A Review of the Mathematical Tasks Framework and Levels of Cognitive Demand. En J. Cai, G. J. Stylianides &amp; P. A. Kenney (Eds.),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Research</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5">
      <w:pPr>
        <w:spacing w:before="0" w:line="386" w:lineRule="auto"/>
        <w:ind w:left="766" w:right="1159" w:firstLine="7.000000000000028"/>
        <w:jc w:val="both"/>
        <w:rPr>
          <w:sz w:val="22"/>
          <w:szCs w:val="22"/>
        </w:rPr>
      </w:pPr>
      <w:bookmarkStart w:colFirst="0" w:colLast="0" w:name="_heading=h.yhf1mrca7jal" w:id="126"/>
      <w:bookmarkEnd w:id="126"/>
      <w:r w:rsidDel="00000000" w:rsidR="00000000" w:rsidRPr="00000000">
        <w:rPr>
          <w:i w:val="1"/>
          <w:iCs w:val="1"/>
          <w:sz w:val="22"/>
          <w:szCs w:val="22"/>
          <w:rtl w:val="0"/>
        </w:rPr>
        <w:t xml:space="preserve">Studies on Learning and Teaching of Mathematics: Dedicated to Edward A. Silver </w:t>
      </w:r>
      <w:r w:rsidDel="00000000" w:rsidR="00000000" w:rsidRPr="00000000">
        <w:rPr>
          <w:sz w:val="22"/>
          <w:szCs w:val="22"/>
          <w:rtl w:val="0"/>
        </w:rPr>
        <w:t xml:space="preserve">(pp. 219-252). Springer International Publishing. </w:t>
      </w:r>
      <w:hyperlink r:id="rId71">
        <w:r w:rsidDel="00000000" w:rsidR="00000000" w:rsidRPr="00000000">
          <w:rPr>
            <w:sz w:val="22"/>
            <w:szCs w:val="22"/>
            <w:rtl w:val="0"/>
          </w:rPr>
          <w:t xml:space="preserve">https://doi.org/10.1007/978-3-031-</w:t>
        </w:r>
      </w:hyperlink>
      <w:r w:rsidDel="00000000" w:rsidR="00000000" w:rsidRPr="00000000">
        <w:rPr>
          <w:sz w:val="22"/>
          <w:szCs w:val="22"/>
          <w:rtl w:val="0"/>
        </w:rPr>
        <w:t xml:space="preserve"> </w:t>
      </w:r>
      <w:hyperlink r:id="rId72">
        <w:r w:rsidDel="00000000" w:rsidR="00000000" w:rsidRPr="00000000">
          <w:rPr>
            <w:sz w:val="22"/>
            <w:szCs w:val="22"/>
            <w:rtl w:val="0"/>
          </w:rPr>
          <w:t xml:space="preserve">35459-5_10</w:t>
        </w:r>
      </w:hyperlink>
      <w:r w:rsidDel="00000000" w:rsidR="00000000" w:rsidRPr="00000000">
        <w:rPr>
          <w:rtl w:val="0"/>
        </w:rPr>
      </w:r>
    </w:p>
    <w:p w:rsidR="00000000" w:rsidDel="00000000" w:rsidP="00000000" w:rsidRDefault="00000000" w:rsidRPr="00000000" w14:paraId="00000326">
      <w:pPr>
        <w:spacing w:before="0" w:line="386" w:lineRule="auto"/>
        <w:ind w:left="767" w:right="1149" w:hanging="714"/>
        <w:jc w:val="both"/>
        <w:rPr>
          <w:sz w:val="22"/>
          <w:szCs w:val="22"/>
        </w:rPr>
      </w:pPr>
      <w:bookmarkStart w:colFirst="0" w:colLast="0" w:name="_heading=h.4fi0leptdsj5" w:id="127"/>
      <w:bookmarkEnd w:id="127"/>
      <w:r w:rsidDel="00000000" w:rsidR="00000000" w:rsidRPr="00000000">
        <w:rPr>
          <w:sz w:val="22"/>
          <w:szCs w:val="22"/>
          <w:rtl w:val="0"/>
        </w:rPr>
        <w:t xml:space="preserve">Ifces. (2024). </w:t>
      </w:r>
      <w:r w:rsidDel="00000000" w:rsidR="00000000" w:rsidRPr="00000000">
        <w:rPr>
          <w:i w:val="1"/>
          <w:iCs w:val="1"/>
          <w:sz w:val="22"/>
          <w:szCs w:val="22"/>
          <w:rtl w:val="0"/>
        </w:rPr>
        <w:t xml:space="preserve">Programa Para La Evaluación Internacional de Alumnos (PISA)</w:t>
      </w:r>
      <w:r w:rsidDel="00000000" w:rsidR="00000000" w:rsidRPr="00000000">
        <w:rPr>
          <w:sz w:val="22"/>
          <w:szCs w:val="22"/>
          <w:rtl w:val="0"/>
        </w:rPr>
        <w:t xml:space="preserve">. Instituto Co- lombiano para la Evaluación de la Educación (ICFES). bogotá, colombia. Consultado el 24 de noviembre de 2025, desde </w:t>
      </w:r>
      <w:hyperlink r:id="rId73">
        <w:r w:rsidDel="00000000" w:rsidR="00000000" w:rsidRPr="00000000">
          <w:rPr>
            <w:sz w:val="22"/>
            <w:szCs w:val="22"/>
            <w:rtl w:val="0"/>
          </w:rPr>
          <w:t xml:space="preserve">https://www.mineducacion.gov.co/1780/articles-</w:t>
        </w:r>
      </w:hyperlink>
      <w:r w:rsidDel="00000000" w:rsidR="00000000" w:rsidRPr="00000000">
        <w:rPr>
          <w:sz w:val="22"/>
          <w:szCs w:val="22"/>
          <w:rtl w:val="0"/>
        </w:rPr>
        <w:t xml:space="preserve"> </w:t>
      </w:r>
      <w:hyperlink r:id="rId74">
        <w:r w:rsidDel="00000000" w:rsidR="00000000" w:rsidRPr="00000000">
          <w:rPr>
            <w:sz w:val="22"/>
            <w:szCs w:val="22"/>
            <w:rtl w:val="0"/>
          </w:rPr>
          <w:t xml:space="preserve">421217_recurso_03.pdf</w:t>
        </w:r>
      </w:hyperlink>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773" w:right="1155" w:hanging="72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sjhuvikom2m" w:id="128"/>
      <w:bookmarkEnd w:id="12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Iriarte, R. A. G., Guzman, I., &amp; Morales, F. G. (2025). Dificultades en el aprendizaje de ecuaciones trigonométricas en estudiantes de primer año de ingeniería: Un estudio en la Universidad de Atacama, Chile.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Revista Chilena de Educación Matemática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17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40-51. </w:t>
      </w:r>
      <w:hyperlink r:id="rId7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https://doi.org/10.46219/rechiem.v17i2.176</w:t>
        </w:r>
      </w:hyperlink>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773" w:right="1149" w:hanging="72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3u2acto52dck" w:id="129"/>
      <w:bookmarkEnd w:id="12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Jiménez, D. V. (s.f.). FUNCIONES TRIGONOMÉTRICAS EN LA INTELIGENCIA ARTI- FI- CIAL: DESARROLLANDO EL PENSAMIENTO TRIGONOMÉTRI- CO.</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773" w:right="1115" w:hanging="72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ostvcgvk8anv" w:id="130"/>
      <w:bookmarkEnd w:id="13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Kuo, B.-C., Bai, Z.-E., &amp; Lin, C.-H. (2026). Developing an AI Learning Companion for Mathe- matics Problem Solving in Elementary Schools.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Computers &amp; Education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240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105463. </w:t>
      </w:r>
      <w:hyperlink r:id="rId7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https://doi.org/10.1016/j.compedu.2025.105463</w:t>
        </w:r>
      </w:hyperlink>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773" w:right="1185" w:hanging="72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r9lvmqw6y038" w:id="131"/>
      <w:bookmarkEnd w:id="13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Lazo, F., &amp; Matute, T. (2025). Trigonometría: Eficacia de Estrategias Didácticas Innovadoras Para La Enseñanza de La Ley de Senos y Cosenos.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Revista Científica Ciencia y Tecnología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25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https://doi.org/10.47189/rcct.v25i45.737</w:t>
        </w:r>
      </w:hyperlink>
      <w:r w:rsidDel="00000000" w:rsidR="00000000" w:rsidRPr="00000000">
        <w:rPr>
          <w:rtl w:val="0"/>
        </w:rPr>
      </w:r>
    </w:p>
    <w:p w:rsidR="00000000" w:rsidDel="00000000" w:rsidP="00000000" w:rsidRDefault="00000000" w:rsidRPr="00000000" w14:paraId="0000032B">
      <w:pPr>
        <w:spacing w:before="0" w:line="386" w:lineRule="auto"/>
        <w:ind w:left="763" w:right="1143" w:hanging="710"/>
        <w:jc w:val="both"/>
        <w:rPr>
          <w:sz w:val="22"/>
          <w:szCs w:val="22"/>
        </w:rPr>
      </w:pPr>
      <w:bookmarkStart w:colFirst="0" w:colLast="0" w:name="_heading=h.1jyrwbrvjto0" w:id="132"/>
      <w:bookmarkEnd w:id="132"/>
      <w:r w:rsidDel="00000000" w:rsidR="00000000" w:rsidRPr="00000000">
        <w:rPr>
          <w:sz w:val="22"/>
          <w:szCs w:val="22"/>
          <w:rtl w:val="0"/>
        </w:rPr>
        <w:t xml:space="preserve">Leung, A., &amp; Bolite-Frant, J. (2015). Designing Mathematics Tasks: The Role of Tools. En A. Watson &amp; M. Ohtani (Eds.), </w:t>
      </w:r>
      <w:r w:rsidDel="00000000" w:rsidR="00000000" w:rsidRPr="00000000">
        <w:rPr>
          <w:i w:val="1"/>
          <w:iCs w:val="1"/>
          <w:sz w:val="22"/>
          <w:szCs w:val="22"/>
          <w:rtl w:val="0"/>
        </w:rPr>
        <w:t xml:space="preserve">Task Design In Mathematics Education: An ICMI study 22 </w:t>
      </w:r>
      <w:r w:rsidDel="00000000" w:rsidR="00000000" w:rsidRPr="00000000">
        <w:rPr>
          <w:sz w:val="22"/>
          <w:szCs w:val="22"/>
          <w:rtl w:val="0"/>
        </w:rPr>
        <w:t xml:space="preserve">(pp. 191-225). Springer International Publishing. </w:t>
      </w:r>
      <w:hyperlink r:id="rId78">
        <w:r w:rsidDel="00000000" w:rsidR="00000000" w:rsidRPr="00000000">
          <w:rPr>
            <w:sz w:val="22"/>
            <w:szCs w:val="22"/>
            <w:rtl w:val="0"/>
          </w:rPr>
          <w:t xml:space="preserve">https://doi.org/10.1007/978-3-</w:t>
        </w:r>
      </w:hyperlink>
      <w:r w:rsidDel="00000000" w:rsidR="00000000" w:rsidRPr="00000000">
        <w:rPr>
          <w:sz w:val="22"/>
          <w:szCs w:val="22"/>
          <w:rtl w:val="0"/>
        </w:rPr>
        <w:t xml:space="preserve"> </w:t>
      </w:r>
      <w:hyperlink r:id="rId79">
        <w:r w:rsidDel="00000000" w:rsidR="00000000" w:rsidRPr="00000000">
          <w:rPr>
            <w:sz w:val="22"/>
            <w:szCs w:val="22"/>
            <w:rtl w:val="0"/>
          </w:rPr>
          <w:t xml:space="preserve">319-09629-2_6</w:t>
        </w:r>
      </w:hyperlink>
      <w:r w:rsidDel="00000000" w:rsidR="00000000" w:rsidRPr="00000000">
        <w:rPr>
          <w:rtl w:val="0"/>
        </w:rPr>
      </w:r>
    </w:p>
    <w:p w:rsidR="00000000" w:rsidDel="00000000" w:rsidP="00000000" w:rsidRDefault="00000000" w:rsidRPr="00000000" w14:paraId="0000032C">
      <w:pPr>
        <w:spacing w:before="0" w:line="386" w:lineRule="auto"/>
        <w:ind w:left="773" w:right="814" w:hanging="720"/>
        <w:jc w:val="left"/>
        <w:rPr>
          <w:sz w:val="22"/>
          <w:szCs w:val="22"/>
        </w:rPr>
      </w:pPr>
      <w:bookmarkStart w:colFirst="0" w:colLast="0" w:name="_heading=h.ogqkmfp08i4q" w:id="133"/>
      <w:bookmarkEnd w:id="133"/>
      <w:r w:rsidDel="00000000" w:rsidR="00000000" w:rsidRPr="00000000">
        <w:rPr>
          <w:sz w:val="22"/>
          <w:szCs w:val="22"/>
          <w:rtl w:val="0"/>
        </w:rPr>
        <w:t xml:space="preserve">Magat, M. S. (2018). Functional Approach in Teaching and Learning Plane Trigonometry. </w:t>
      </w:r>
      <w:r w:rsidDel="00000000" w:rsidR="00000000" w:rsidRPr="00000000">
        <w:rPr>
          <w:i w:val="1"/>
          <w:iCs w:val="1"/>
          <w:sz w:val="22"/>
          <w:szCs w:val="22"/>
          <w:rtl w:val="0"/>
        </w:rPr>
        <w:t xml:space="preserve">In- ternational Journal of Scientific Research and Management (IJSRM)</w:t>
      </w:r>
      <w:r w:rsidDel="00000000" w:rsidR="00000000" w:rsidRPr="00000000">
        <w:rPr>
          <w:sz w:val="22"/>
          <w:szCs w:val="22"/>
          <w:rtl w:val="0"/>
        </w:rPr>
        <w:t xml:space="preserve">, </w:t>
      </w:r>
      <w:r w:rsidDel="00000000" w:rsidR="00000000" w:rsidRPr="00000000">
        <w:rPr>
          <w:i w:val="1"/>
          <w:iCs w:val="1"/>
          <w:sz w:val="22"/>
          <w:szCs w:val="22"/>
          <w:rtl w:val="0"/>
        </w:rPr>
        <w:t xml:space="preserve">6</w:t>
      </w:r>
      <w:r w:rsidDel="00000000" w:rsidR="00000000" w:rsidRPr="00000000">
        <w:rPr>
          <w:sz w:val="22"/>
          <w:szCs w:val="22"/>
          <w:rtl w:val="0"/>
        </w:rPr>
        <w:t xml:space="preserve">(06), 2018-463. </w:t>
      </w:r>
      <w:hyperlink r:id="rId80">
        <w:r w:rsidDel="00000000" w:rsidR="00000000" w:rsidRPr="00000000">
          <w:rPr>
            <w:sz w:val="22"/>
            <w:szCs w:val="22"/>
            <w:rtl w:val="0"/>
          </w:rPr>
          <w:t xml:space="preserve">https://doi.org/10.18535/ijsrm/v6i6.el013</w:t>
        </w:r>
      </w:hyperlink>
      <w:r w:rsidDel="00000000" w:rsidR="00000000" w:rsidRPr="00000000">
        <w:rPr>
          <w:rtl w:val="0"/>
        </w:rPr>
      </w:r>
    </w:p>
    <w:p w:rsidR="00000000" w:rsidDel="00000000" w:rsidP="00000000" w:rsidRDefault="00000000" w:rsidRPr="00000000" w14:paraId="0000032D">
      <w:pPr>
        <w:spacing w:before="0" w:line="386" w:lineRule="auto"/>
        <w:ind w:left="53" w:right="814" w:firstLine="0"/>
        <w:jc w:val="left"/>
        <w:rPr>
          <w:i w:val="1"/>
          <w:iCs w:val="1"/>
          <w:sz w:val="22"/>
          <w:szCs w:val="22"/>
        </w:rPr>
      </w:pPr>
      <w:bookmarkStart w:colFirst="0" w:colLast="0" w:name="_heading=h.fhi068cyasyb" w:id="134"/>
      <w:bookmarkEnd w:id="134"/>
      <w:r w:rsidDel="00000000" w:rsidR="00000000" w:rsidRPr="00000000">
        <w:rPr>
          <w:sz w:val="22"/>
          <w:szCs w:val="22"/>
          <w:rtl w:val="0"/>
        </w:rPr>
        <w:t xml:space="preserve">Ministerio de Educación Nacional. (1998). </w:t>
      </w:r>
      <w:r w:rsidDel="00000000" w:rsidR="00000000" w:rsidRPr="00000000">
        <w:rPr>
          <w:i w:val="1"/>
          <w:iCs w:val="1"/>
          <w:sz w:val="22"/>
          <w:szCs w:val="22"/>
          <w:rtl w:val="0"/>
        </w:rPr>
        <w:t xml:space="preserve">Lineamientos Curriculares de Matemáticas</w:t>
      </w:r>
      <w:r w:rsidDel="00000000" w:rsidR="00000000" w:rsidRPr="00000000">
        <w:rPr>
          <w:sz w:val="22"/>
          <w:szCs w:val="22"/>
          <w:rtl w:val="0"/>
        </w:rPr>
        <w:t xml:space="preserve">. MEN. Ministerio de Educación Nacional. (2006). </w:t>
      </w:r>
      <w:r w:rsidDel="00000000" w:rsidR="00000000" w:rsidRPr="00000000">
        <w:rPr>
          <w:i w:val="1"/>
          <w:iCs w:val="1"/>
          <w:sz w:val="22"/>
          <w:szCs w:val="22"/>
          <w:rtl w:val="0"/>
        </w:rPr>
        <w:t xml:space="preserve">Estándares Básicos de Competencias en Mate-</w:t>
      </w:r>
    </w:p>
    <w:p w:rsidR="00000000" w:rsidDel="00000000" w:rsidP="00000000" w:rsidRDefault="00000000" w:rsidRPr="00000000" w14:paraId="0000032E">
      <w:pPr>
        <w:spacing w:before="0" w:line="251" w:lineRule="auto"/>
        <w:ind w:left="773" w:right="0" w:firstLine="0"/>
        <w:jc w:val="left"/>
        <w:rPr>
          <w:sz w:val="22"/>
          <w:szCs w:val="22"/>
        </w:rPr>
      </w:pPr>
      <w:bookmarkStart w:colFirst="0" w:colLast="0" w:name="_heading=h.wp3iyivze9k" w:id="135"/>
      <w:bookmarkEnd w:id="135"/>
      <w:r w:rsidDel="00000000" w:rsidR="00000000" w:rsidRPr="00000000">
        <w:rPr>
          <w:i w:val="1"/>
          <w:iCs w:val="1"/>
          <w:sz w:val="22"/>
          <w:szCs w:val="22"/>
          <w:rtl w:val="0"/>
        </w:rPr>
        <w:t xml:space="preserve">máticas</w:t>
      </w:r>
      <w:r w:rsidDel="00000000" w:rsidR="00000000" w:rsidRPr="00000000">
        <w:rPr>
          <w:sz w:val="22"/>
          <w:szCs w:val="22"/>
          <w:rtl w:val="0"/>
        </w:rPr>
        <w:t xml:space="preserve">. MEN.</w:t>
      </w:r>
    </w:p>
    <w:p w:rsidR="00000000" w:rsidDel="00000000" w:rsidP="00000000" w:rsidRDefault="00000000" w:rsidRPr="00000000" w14:paraId="0000032F">
      <w:pPr>
        <w:spacing w:before="132" w:lineRule="auto"/>
        <w:ind w:left="53" w:right="0" w:firstLine="0"/>
        <w:jc w:val="left"/>
        <w:rPr>
          <w:sz w:val="22"/>
          <w:szCs w:val="22"/>
        </w:rPr>
      </w:pPr>
      <w:r w:rsidDel="00000000" w:rsidR="00000000" w:rsidRPr="00000000">
        <w:rPr>
          <w:sz w:val="22"/>
          <w:szCs w:val="22"/>
          <w:rtl w:val="0"/>
        </w:rPr>
        <w:t xml:space="preserve">Ministerio de Educación Nacional. (2016). </w:t>
      </w:r>
      <w:r w:rsidDel="00000000" w:rsidR="00000000" w:rsidRPr="00000000">
        <w:rPr>
          <w:i w:val="1"/>
          <w:iCs w:val="1"/>
          <w:sz w:val="22"/>
          <w:szCs w:val="22"/>
          <w:rtl w:val="0"/>
        </w:rPr>
        <w:t xml:space="preserve">Derechos Básicos de Aprendizaje - Matemáticas</w:t>
      </w:r>
      <w:r w:rsidDel="00000000" w:rsidR="00000000" w:rsidRPr="00000000">
        <w:rPr>
          <w:sz w:val="22"/>
          <w:szCs w:val="22"/>
          <w:rtl w:val="0"/>
        </w:rPr>
        <w:t xml:space="preserve">.</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773"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907" w:right="9" w:hanging="72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9egpunvyqp1k" w:id="136"/>
      <w:bookmarkEnd w:id="13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Ministerio de educación Nacional, ( (1988). serie lineamientos curriculares. </w:t>
      </w:r>
      <w:hyperlink r:id="rId8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https://eduteka.</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8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icesi.edu.co/pdfdir/MENLineamientoMatematicas.pdf</w:t>
        </w:r>
      </w:hyperlink>
      <w:r w:rsidDel="00000000" w:rsidR="00000000" w:rsidRPr="00000000">
        <w:rPr>
          <w:rtl w:val="0"/>
        </w:rPr>
      </w:r>
    </w:p>
    <w:p w:rsidR="00000000" w:rsidDel="00000000" w:rsidP="00000000" w:rsidRDefault="00000000" w:rsidRPr="00000000" w14:paraId="00000333">
      <w:pPr>
        <w:spacing w:before="0" w:line="251" w:lineRule="auto"/>
        <w:ind w:left="1187" w:right="0" w:firstLine="0"/>
        <w:jc w:val="both"/>
        <w:rPr>
          <w:i w:val="1"/>
          <w:iCs w:val="1"/>
          <w:sz w:val="22"/>
          <w:szCs w:val="22"/>
        </w:rPr>
      </w:pPr>
      <w:r w:rsidDel="00000000" w:rsidR="00000000" w:rsidRPr="00000000">
        <w:rPr>
          <w:sz w:val="22"/>
          <w:szCs w:val="22"/>
          <w:rtl w:val="0"/>
        </w:rPr>
        <w:t xml:space="preserve">Ministerio de Educación Nacional MEN. (2019, diciembre). </w:t>
      </w:r>
      <w:r w:rsidDel="00000000" w:rsidR="00000000" w:rsidRPr="00000000">
        <w:rPr>
          <w:i w:val="1"/>
          <w:iCs w:val="1"/>
          <w:sz w:val="22"/>
          <w:szCs w:val="22"/>
          <w:rtl w:val="0"/>
        </w:rPr>
        <w:t xml:space="preserve">Informe Nacional Saber Pro 2016</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386" w:lineRule="auto"/>
        <w:ind w:left="1899" w:right="21" w:hanging="14.000000000000057"/>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13ut5km6flci" w:id="137"/>
      <w:bookmarkEnd w:id="137"/>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- 2018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Instituto Colombiano para la Evaluación de la Educación (ICFES). bogotá, colombia. Consultado el 24 de noviembre de 2025, desde </w:t>
      </w:r>
      <w:hyperlink r:id="rId8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https://www.icfes.gov.co/</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wp- content/uploads/2024/12/Informe- nacional- de- resultados- Saber- Pro- 2016-</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8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2018.pdf</w:t>
        </w:r>
      </w:hyperlink>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907" w:right="9" w:hanging="72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oua9vky2j2v1" w:id="138"/>
      <w:bookmarkEnd w:id="13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Mireles, M. Á. R. (2025). Aplicación de la inteligencia artificial en la evaluación formativa un enfoque para la retroalimentación inmediata y mejora del rendimiento académico.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Innovarium International Journal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1-13. Consultado el 27 de noviembre de 2025, desde </w:t>
      </w:r>
      <w:hyperlink r:id="rId8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https://revinde.org/index.php/innovarium/article/view/31</w:t>
        </w:r>
      </w:hyperlink>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907" w:right="15" w:hanging="72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nie38p91j4mm" w:id="139"/>
      <w:bookmarkEnd w:id="13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Montiel, G. (2006).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Construcción social de la función trigonométrica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 Martínez, Ed.). Co- mite Latinoamericano de Matemática Educativa. Consultado el 11 de diciembre de 2025, desde </w:t>
      </w:r>
      <w:hyperlink r:id="rId8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https://funes.uniandes.edu.co/funes-documentos/construccion-social-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8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de-la-funcion-trigonometrica/</w:t>
        </w:r>
      </w:hyperlink>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907" w:right="15" w:hanging="72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esuffkh15ic4" w:id="140"/>
      <w:bookmarkEnd w:id="14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Montiel-Espinosa, G. (2013, 1 de enero).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Desarrollo Del Pensamiento Trigonométrico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 sultado el 10 de diciembre de 2025, desde </w:t>
      </w:r>
      <w:hyperlink r:id="rId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https://www.researchgate.net/publication/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9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261510660_Desarrollo_del_Pensamiento_Trigonometrico</w:t>
        </w:r>
      </w:hyperlink>
      <w:r w:rsidDel="00000000" w:rsidR="00000000" w:rsidRPr="00000000">
        <w:rPr>
          <w:rtl w:val="0"/>
        </w:rPr>
      </w:r>
    </w:p>
    <w:p w:rsidR="00000000" w:rsidDel="00000000" w:rsidP="00000000" w:rsidRDefault="00000000" w:rsidRPr="00000000" w14:paraId="00000338">
      <w:pPr>
        <w:spacing w:before="0" w:line="386" w:lineRule="auto"/>
        <w:ind w:left="1907" w:right="51" w:hanging="720"/>
        <w:jc w:val="both"/>
        <w:rPr>
          <w:sz w:val="22"/>
          <w:szCs w:val="22"/>
        </w:rPr>
      </w:pPr>
      <w:bookmarkStart w:colFirst="0" w:colLast="0" w:name="_heading=h.mds4oejt05ci" w:id="141"/>
      <w:bookmarkEnd w:id="141"/>
      <w:r w:rsidDel="00000000" w:rsidR="00000000" w:rsidRPr="00000000">
        <w:rPr>
          <w:sz w:val="22"/>
          <w:szCs w:val="22"/>
          <w:rtl w:val="0"/>
        </w:rPr>
        <w:t xml:space="preserve">Montiel-Espinosa, G., &amp; Cantoral, R. (2005, 1 de diciembre). </w:t>
      </w:r>
      <w:r w:rsidDel="00000000" w:rsidR="00000000" w:rsidRPr="00000000">
        <w:rPr>
          <w:i w:val="1"/>
          <w:iCs w:val="1"/>
          <w:sz w:val="22"/>
          <w:szCs w:val="22"/>
          <w:rtl w:val="0"/>
        </w:rPr>
        <w:t xml:space="preserve">Estudio Socioepistemológico de La Función Trigonométrica</w:t>
      </w:r>
      <w:r w:rsidDel="00000000" w:rsidR="00000000" w:rsidRPr="00000000">
        <w:rPr>
          <w:sz w:val="22"/>
          <w:szCs w:val="22"/>
          <w:rtl w:val="0"/>
        </w:rPr>
        <w:t xml:space="preserve">.</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907" w:right="9" w:hanging="72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dtxlvh3gwv87" w:id="142"/>
      <w:bookmarkEnd w:id="14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Muirragui Irrazabal, V. L., Garzón Balcázar, J. M., Moreira Cañizares, A. C., &amp; Martínez Benítez, E. J. (2025). Impacto Del Uso de La Inteligencia Artificial En La Educación Universitaria. Revisión Sistemática.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RECIMUNDO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349-360. </w:t>
      </w:r>
      <w:hyperlink r:id="rId9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https://doi.org/10.</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9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26820/recimundo/9.(2).abril.2025.349-360</w:t>
        </w:r>
      </w:hyperlink>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907" w:right="15"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Ngu, B. H., &amp; Phan, H. P. (2023). Differential instructional effectiveness: Overcoming the challenge of learning to solve trigonometry problems that involved algebraic transfor- mation skills.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European Journal of Psychology of Education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1505-1525. </w:t>
      </w:r>
      <w:hyperlink r:id="rId9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t>
        </w:r>
      </w:hyperlink>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90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pd54dudehmsn" w:id="143"/>
      <w:bookmarkEnd w:id="143"/>
      <w:hyperlink r:id="rId9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//doi.org/10.1007/s10212-022-00670-5</w:t>
        </w:r>
      </w:hyperlink>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86" w:lineRule="auto"/>
        <w:ind w:left="1907" w:right="0" w:hanging="720"/>
        <w:jc w:val="left"/>
        <w:rPr>
          <w:rFonts w:ascii="Arial" w:cs="Arial" w:eastAsia="Arial" w:hAnsi="Arial"/>
          <w:b w:val="0"/>
          <w:bCs w:val="0"/>
          <w:i w:val="1"/>
          <w:iCs w:val="1"/>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Orhani, S. (2024). Addressing Students Challenges in Acquiring Trigonometric Function Con- cepts: A Didactic Approach to Education for Sustainable Development.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Journal of</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E">
      <w:pPr>
        <w:spacing w:before="0" w:line="386" w:lineRule="auto"/>
        <w:ind w:left="767" w:right="1143" w:firstLine="5.999999999999943"/>
        <w:jc w:val="both"/>
        <w:rPr>
          <w:sz w:val="22"/>
          <w:szCs w:val="22"/>
        </w:rPr>
      </w:pPr>
      <w:bookmarkStart w:colFirst="0" w:colLast="0" w:name="_heading=h.716dvsjysdpp" w:id="144"/>
      <w:bookmarkEnd w:id="144"/>
      <w:r w:rsidDel="00000000" w:rsidR="00000000" w:rsidRPr="00000000">
        <w:rPr>
          <w:i w:val="1"/>
          <w:iCs w:val="1"/>
          <w:sz w:val="22"/>
          <w:szCs w:val="22"/>
          <w:rtl w:val="0"/>
        </w:rPr>
        <w:t xml:space="preserve">Education for Sustainable Development Studies</w:t>
      </w:r>
      <w:r w:rsidDel="00000000" w:rsidR="00000000" w:rsidRPr="00000000">
        <w:rPr>
          <w:sz w:val="22"/>
          <w:szCs w:val="22"/>
          <w:rtl w:val="0"/>
        </w:rPr>
        <w:t xml:space="preserve">, </w:t>
      </w:r>
      <w:r w:rsidDel="00000000" w:rsidR="00000000" w:rsidRPr="00000000">
        <w:rPr>
          <w:i w:val="1"/>
          <w:iCs w:val="1"/>
          <w:sz w:val="22"/>
          <w:szCs w:val="22"/>
          <w:rtl w:val="0"/>
        </w:rPr>
        <w:t xml:space="preserve">1</w:t>
      </w:r>
      <w:r w:rsidDel="00000000" w:rsidR="00000000" w:rsidRPr="00000000">
        <w:rPr>
          <w:sz w:val="22"/>
          <w:szCs w:val="22"/>
          <w:rtl w:val="0"/>
        </w:rPr>
        <w:t xml:space="preserve">(2), 160-172. </w:t>
      </w:r>
      <w:hyperlink r:id="rId95">
        <w:r w:rsidDel="00000000" w:rsidR="00000000" w:rsidRPr="00000000">
          <w:rPr>
            <w:sz w:val="22"/>
            <w:szCs w:val="22"/>
            <w:rtl w:val="0"/>
          </w:rPr>
          <w:t xml:space="preserve">https://doi.org/10.</w:t>
        </w:r>
      </w:hyperlink>
      <w:r w:rsidDel="00000000" w:rsidR="00000000" w:rsidRPr="00000000">
        <w:rPr>
          <w:sz w:val="22"/>
          <w:szCs w:val="22"/>
          <w:rtl w:val="0"/>
        </w:rPr>
        <w:t xml:space="preserve"> </w:t>
      </w:r>
      <w:hyperlink r:id="rId96">
        <w:r w:rsidDel="00000000" w:rsidR="00000000" w:rsidRPr="00000000">
          <w:rPr>
            <w:sz w:val="22"/>
            <w:szCs w:val="22"/>
            <w:rtl w:val="0"/>
          </w:rPr>
          <w:t xml:space="preserve">70232/jesds.v1i2.15</w:t>
        </w:r>
      </w:hyperlink>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0" w:right="1155" w:firstLine="0"/>
        <w:jc w:val="righ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80fthhmbggzw" w:id="145"/>
      <w:bookmarkEnd w:id="14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Panqueban, D., &amp; Huincahue, J. (2024a). Inteligencia Artificial en educación matemática: Una revisión sistemática.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Uniciencia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1-17. </w:t>
      </w:r>
      <w:hyperlink r:id="rId9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https://doi.org/10.15359/ru.38-1.20</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Panqueban, D., &amp; Huincahue, J. (2024b). Inteligencia Artificial en educación matemática: Una revisión sistemática.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Uniciencia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1-17. </w:t>
      </w:r>
      <w:hyperlink r:id="rId9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https://doi.org/10.15359/ru.38-1.20</w:t>
        </w:r>
      </w:hyperlink>
      <w:r w:rsidDel="00000000" w:rsidR="00000000" w:rsidRPr="00000000">
        <w:rPr>
          <w:rtl w:val="0"/>
        </w:rPr>
      </w:r>
    </w:p>
    <w:p w:rsidR="00000000" w:rsidDel="00000000" w:rsidP="00000000" w:rsidRDefault="00000000" w:rsidRPr="00000000" w14:paraId="00000340">
      <w:pPr>
        <w:spacing w:before="0" w:line="386" w:lineRule="auto"/>
        <w:ind w:left="773" w:right="1149" w:hanging="720"/>
        <w:jc w:val="both"/>
        <w:rPr>
          <w:sz w:val="22"/>
          <w:szCs w:val="22"/>
        </w:rPr>
      </w:pPr>
      <w:bookmarkStart w:colFirst="0" w:colLast="0" w:name="_heading=h.lxpxpkl4h8nf" w:id="146"/>
      <w:bookmarkEnd w:id="146"/>
      <w:r w:rsidDel="00000000" w:rsidR="00000000" w:rsidRPr="00000000">
        <w:rPr>
          <w:sz w:val="22"/>
          <w:szCs w:val="22"/>
          <w:rtl w:val="0"/>
        </w:rPr>
        <w:t xml:space="preserve">Parra Sanchez, J. S., Torres Pardo, I. D., &amp; Martinez De Merino, C. Y. (2023). Personalización de Recursos Para La Enseñanza de Matemáticas Universitarias Usando Inteligen- cia Artificial. </w:t>
      </w:r>
      <w:r w:rsidDel="00000000" w:rsidR="00000000" w:rsidRPr="00000000">
        <w:rPr>
          <w:i w:val="1"/>
          <w:iCs w:val="1"/>
          <w:sz w:val="22"/>
          <w:szCs w:val="22"/>
          <w:rtl w:val="0"/>
        </w:rPr>
        <w:t xml:space="preserve">Revista Interamericana de Investigación Educación y Pedagogía RIIEP</w:t>
      </w:r>
      <w:r w:rsidDel="00000000" w:rsidR="00000000" w:rsidRPr="00000000">
        <w:rPr>
          <w:sz w:val="22"/>
          <w:szCs w:val="22"/>
          <w:rtl w:val="0"/>
        </w:rPr>
        <w:t xml:space="preserve">, </w:t>
      </w:r>
      <w:r w:rsidDel="00000000" w:rsidR="00000000" w:rsidRPr="00000000">
        <w:rPr>
          <w:i w:val="1"/>
          <w:iCs w:val="1"/>
          <w:sz w:val="22"/>
          <w:szCs w:val="22"/>
          <w:rtl w:val="0"/>
        </w:rPr>
        <w:t xml:space="preserve">16</w:t>
      </w:r>
      <w:r w:rsidDel="00000000" w:rsidR="00000000" w:rsidRPr="00000000">
        <w:rPr>
          <w:sz w:val="22"/>
          <w:szCs w:val="22"/>
          <w:rtl w:val="0"/>
        </w:rPr>
        <w:t xml:space="preserve">(1), 319-340. </w:t>
      </w:r>
      <w:hyperlink r:id="rId99">
        <w:r w:rsidDel="00000000" w:rsidR="00000000" w:rsidRPr="00000000">
          <w:rPr>
            <w:sz w:val="22"/>
            <w:szCs w:val="22"/>
            <w:rtl w:val="0"/>
          </w:rPr>
          <w:t xml:space="preserve">https://doi.org/10.15332/25005421.7904</w:t>
        </w:r>
      </w:hyperlink>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773" w:right="1149" w:hanging="72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9yk987h6kwi5" w:id="147"/>
      <w:bookmarkEnd w:id="14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Radmehr, F. (2023). Toward a theoretical framework for task design in mathematics educa- tion.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Journal on Mathematics Education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189-204. </w:t>
      </w:r>
      <w:hyperlink r:id="rId10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https://doi.org/10.22342/</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10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jme.v14i2.pp189-204</w:t>
        </w:r>
      </w:hyperlink>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773" w:right="1149" w:hanging="72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obi1636w9xt2" w:id="148"/>
      <w:bookmarkEnd w:id="14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Rendón-Mesa, P. A., Parra-Zapata, M. M., &amp; Villa-Ochoa, J. A. (2023). Oportunidades de las tareas auténticas de modelación en el aprendizaje de la modelización mate- mática para la enseñanza. Un estudio con futuros profesores de matemáticas.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Uni- pluriversidad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1-21. </w:t>
      </w:r>
      <w:hyperlink r:id="rId10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https://doi.org/10.17533/udea.unipluri.358071</w:t>
        </w:r>
      </w:hyperlink>
      <w:r w:rsidDel="00000000" w:rsidR="00000000" w:rsidRPr="00000000">
        <w:rPr>
          <w:rtl w:val="0"/>
        </w:rPr>
      </w:r>
    </w:p>
    <w:p w:rsidR="00000000" w:rsidDel="00000000" w:rsidP="00000000" w:rsidRDefault="00000000" w:rsidRPr="00000000" w14:paraId="00000343">
      <w:pPr>
        <w:spacing w:before="0" w:line="250" w:lineRule="auto"/>
        <w:ind w:left="53" w:right="0" w:firstLine="0"/>
        <w:jc w:val="both"/>
        <w:rPr>
          <w:i w:val="1"/>
          <w:iCs w:val="1"/>
          <w:sz w:val="22"/>
          <w:szCs w:val="22"/>
        </w:rPr>
      </w:pPr>
      <w:r w:rsidDel="00000000" w:rsidR="00000000" w:rsidRPr="00000000">
        <w:rPr>
          <w:sz w:val="22"/>
          <w:szCs w:val="22"/>
          <w:rtl w:val="0"/>
        </w:rPr>
        <w:t xml:space="preserve">Rodríguez, G. F. (2018, junio). </w:t>
      </w:r>
      <w:r w:rsidDel="00000000" w:rsidR="00000000" w:rsidRPr="00000000">
        <w:rPr>
          <w:i w:val="1"/>
          <w:iCs w:val="1"/>
          <w:sz w:val="22"/>
          <w:szCs w:val="22"/>
          <w:rtl w:val="0"/>
        </w:rPr>
        <w:t xml:space="preserve">ANÁLISIS DE LOS APRENDIZAJES DE LOS ALUMNOS EN</w:t>
      </w:r>
    </w:p>
    <w:p w:rsidR="00000000" w:rsidDel="00000000" w:rsidP="00000000" w:rsidRDefault="00000000" w:rsidRPr="00000000" w14:paraId="00000344">
      <w:pPr>
        <w:spacing w:before="143" w:line="386" w:lineRule="auto"/>
        <w:ind w:left="773" w:right="1173" w:firstLine="0"/>
        <w:jc w:val="both"/>
        <w:rPr>
          <w:sz w:val="22"/>
          <w:szCs w:val="22"/>
        </w:rPr>
      </w:pPr>
      <w:bookmarkStart w:colFirst="0" w:colLast="0" w:name="_heading=h.wswp2v8w3y94" w:id="149"/>
      <w:bookmarkEnd w:id="149"/>
      <w:r w:rsidDel="00000000" w:rsidR="00000000" w:rsidRPr="00000000">
        <w:rPr>
          <w:i w:val="1"/>
          <w:iCs w:val="1"/>
          <w:sz w:val="22"/>
          <w:szCs w:val="22"/>
          <w:rtl w:val="0"/>
        </w:rPr>
        <w:t xml:space="preserve">PRÁCTICAS DE CAMPO DE TRIGONOMETRÍA</w:t>
      </w:r>
      <w:r w:rsidDel="00000000" w:rsidR="00000000" w:rsidRPr="00000000">
        <w:rPr>
          <w:sz w:val="22"/>
          <w:szCs w:val="22"/>
          <w:rtl w:val="0"/>
        </w:rPr>
        <w:t xml:space="preserve">. Consultado el 25 de noviembre de 2025, desde </w:t>
      </w:r>
      <w:hyperlink r:id="rId103">
        <w:r w:rsidDel="00000000" w:rsidR="00000000" w:rsidRPr="00000000">
          <w:rPr>
            <w:sz w:val="22"/>
            <w:szCs w:val="22"/>
            <w:rtl w:val="0"/>
          </w:rPr>
          <w:t xml:space="preserve">https://uvadoc.uva.es/bitstream/handle/10324/35996/TFM-G967.pdf?</w:t>
        </w:r>
      </w:hyperlink>
      <w:r w:rsidDel="00000000" w:rsidR="00000000" w:rsidRPr="00000000">
        <w:rPr>
          <w:sz w:val="22"/>
          <w:szCs w:val="22"/>
          <w:rtl w:val="0"/>
        </w:rPr>
        <w:t xml:space="preserve"> </w:t>
      </w:r>
      <w:hyperlink r:id="rId104">
        <w:r w:rsidDel="00000000" w:rsidR="00000000" w:rsidRPr="00000000">
          <w:rPr>
            <w:sz w:val="22"/>
            <w:szCs w:val="22"/>
            <w:rtl w:val="0"/>
          </w:rPr>
          <w:t xml:space="preserve">sequence=1</w:t>
        </w:r>
      </w:hyperlink>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766" w:right="1143" w:hanging="713"/>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1vlbpxfofw3z" w:id="150"/>
      <w:bookmarkEnd w:id="15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Rodríguez Gallegos, R., Quiroz Rivera, S., Rodríguez Gallegos, R., &amp; Quiroz Rivera, S. (2016). El papel de la tecnología en el proceso de modelación matemática para la enseñanza de las ecuaciones diferenciales.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Revista latinoamericana de investigación en matemática educativa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19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99-124. </w:t>
      </w:r>
      <w:hyperlink r:id="rId10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https://doi.org/10.12802/relime.13.1914</w:t>
        </w:r>
      </w:hyperlink>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766" w:right="1149" w:hanging="713"/>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Romero Alonso, R., Araya Carvajal, K., &amp; Reyes Acevedo, N. (2024). Rol de La Inteligencia Artificial En La Personalización de La Educación a Distancia: Una Revisión Sistemá- tica.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RIED-Revista Iberoamericana de Educación a Distancia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28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hyperlink r:id="rId10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1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10.5944/ried.28.1.41538</w:t>
        </w:r>
      </w:hyperlink>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900" w:right="21" w:hanging="713"/>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7oydk4qo8axd" w:id="151"/>
      <w:bookmarkEnd w:id="15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Rosa, F. T. V. D. L. (2023). Enseñanza y aprendizaje de la trigonometría: Un abordaje desde las investigaciones doctorales en educación matemática.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GACETA DE PEDAGOGÍA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(45), 228-253. </w:t>
      </w:r>
      <w:hyperlink r:id="rId10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https://doi.org/10.56219/rgp.vi45.1900</w:t>
        </w:r>
      </w:hyperlink>
      <w:r w:rsidDel="00000000" w:rsidR="00000000" w:rsidRPr="00000000">
        <w:rPr>
          <w:rtl w:val="0"/>
        </w:rPr>
      </w:r>
    </w:p>
    <w:p w:rsidR="00000000" w:rsidDel="00000000" w:rsidP="00000000" w:rsidRDefault="00000000" w:rsidRPr="00000000" w14:paraId="00000349">
      <w:pPr>
        <w:spacing w:before="0" w:line="386" w:lineRule="auto"/>
        <w:ind w:left="1907" w:right="25" w:hanging="720"/>
        <w:jc w:val="both"/>
        <w:rPr>
          <w:sz w:val="22"/>
          <w:szCs w:val="22"/>
        </w:rPr>
      </w:pPr>
      <w:bookmarkStart w:colFirst="0" w:colLast="0" w:name="_heading=h.7i7gagpccs24" w:id="152"/>
      <w:bookmarkEnd w:id="152"/>
      <w:r w:rsidDel="00000000" w:rsidR="00000000" w:rsidRPr="00000000">
        <w:rPr>
          <w:sz w:val="22"/>
          <w:szCs w:val="22"/>
          <w:rtl w:val="0"/>
        </w:rPr>
        <w:t xml:space="preserve">Rueda, G. A. (2012). </w:t>
      </w:r>
      <w:r w:rsidDel="00000000" w:rsidR="00000000" w:rsidRPr="00000000">
        <w:rPr>
          <w:i w:val="1"/>
          <w:iCs w:val="1"/>
          <w:sz w:val="22"/>
          <w:szCs w:val="22"/>
          <w:rtl w:val="0"/>
        </w:rPr>
        <w:t xml:space="preserve">Aproximación a la enseñanza de las razones trigonométricas a tra- vés del trabajo experimental en matemáticas en el grado décimo</w:t>
      </w:r>
      <w:r w:rsidDel="00000000" w:rsidR="00000000" w:rsidRPr="00000000">
        <w:rPr>
          <w:sz w:val="22"/>
          <w:szCs w:val="22"/>
          <w:rtl w:val="0"/>
        </w:rPr>
        <w:t xml:space="preserve">. Consultado el 26 de noviembre de 2025, desde </w:t>
      </w:r>
      <w:hyperlink r:id="rId109">
        <w:r w:rsidDel="00000000" w:rsidR="00000000" w:rsidRPr="00000000">
          <w:rPr>
            <w:sz w:val="22"/>
            <w:szCs w:val="22"/>
            <w:rtl w:val="0"/>
          </w:rPr>
          <w:t xml:space="preserve">https://funes.uniandes.edu.co/funes- documentos/</w:t>
        </w:r>
      </w:hyperlink>
      <w:r w:rsidDel="00000000" w:rsidR="00000000" w:rsidRPr="00000000">
        <w:rPr>
          <w:sz w:val="22"/>
          <w:szCs w:val="22"/>
          <w:rtl w:val="0"/>
        </w:rPr>
        <w:t xml:space="preserve"> </w:t>
      </w:r>
      <w:hyperlink r:id="rId110">
        <w:r w:rsidDel="00000000" w:rsidR="00000000" w:rsidRPr="00000000">
          <w:rPr>
            <w:sz w:val="22"/>
            <w:szCs w:val="22"/>
            <w:rtl w:val="0"/>
          </w:rPr>
          <w:t xml:space="preserve">aproximacion-a-la-ensenanza-de-las-razones-trigonometricas-a-traves-del-trabajo-</w:t>
        </w:r>
      </w:hyperlink>
      <w:r w:rsidDel="00000000" w:rsidR="00000000" w:rsidRPr="00000000">
        <w:rPr>
          <w:sz w:val="22"/>
          <w:szCs w:val="22"/>
          <w:rtl w:val="0"/>
        </w:rPr>
        <w:t xml:space="preserve"> </w:t>
      </w:r>
      <w:hyperlink r:id="rId111">
        <w:r w:rsidDel="00000000" w:rsidR="00000000" w:rsidRPr="00000000">
          <w:rPr>
            <w:sz w:val="22"/>
            <w:szCs w:val="22"/>
            <w:rtl w:val="0"/>
          </w:rPr>
          <w:t xml:space="preserve">experimental-en-matematicas-en-el-grado-decimo/</w:t>
        </w:r>
      </w:hyperlink>
      <w:r w:rsidDel="00000000" w:rsidR="00000000" w:rsidRPr="00000000">
        <w:rPr>
          <w:rtl w:val="0"/>
        </w:rPr>
      </w:r>
    </w:p>
    <w:p w:rsidR="00000000" w:rsidDel="00000000" w:rsidP="00000000" w:rsidRDefault="00000000" w:rsidRPr="00000000" w14:paraId="0000034A">
      <w:pPr>
        <w:spacing w:before="0" w:line="386" w:lineRule="auto"/>
        <w:ind w:left="1907" w:right="30" w:hanging="720"/>
        <w:jc w:val="both"/>
        <w:rPr>
          <w:sz w:val="22"/>
          <w:szCs w:val="22"/>
        </w:rPr>
      </w:pPr>
      <w:bookmarkStart w:colFirst="0" w:colLast="0" w:name="_heading=h.41ba96lmtvs6" w:id="153"/>
      <w:bookmarkEnd w:id="153"/>
      <w:r w:rsidDel="00000000" w:rsidR="00000000" w:rsidRPr="00000000">
        <w:rPr>
          <w:sz w:val="22"/>
          <w:szCs w:val="22"/>
          <w:rtl w:val="0"/>
        </w:rPr>
        <w:t xml:space="preserve">Salazar Méndez, F. (2020). </w:t>
      </w:r>
      <w:r w:rsidDel="00000000" w:rsidR="00000000" w:rsidRPr="00000000">
        <w:rPr>
          <w:i w:val="1"/>
          <w:iCs w:val="1"/>
          <w:sz w:val="22"/>
          <w:szCs w:val="22"/>
          <w:rtl w:val="0"/>
        </w:rPr>
        <w:t xml:space="preserve">Situaciones didácticas para el aprendizaje de las identidades tri- gonométricas fundamentales a partir de un enfoque geométrico. </w:t>
      </w:r>
      <w:r w:rsidDel="00000000" w:rsidR="00000000" w:rsidRPr="00000000">
        <w:rPr>
          <w:sz w:val="22"/>
          <w:szCs w:val="22"/>
          <w:rtl w:val="0"/>
        </w:rPr>
        <w:t xml:space="preserve">Consultado el 11 de diciembre de 2025, desde </w:t>
      </w:r>
      <w:hyperlink r:id="rId112">
        <w:r w:rsidDel="00000000" w:rsidR="00000000" w:rsidRPr="00000000">
          <w:rPr>
            <w:sz w:val="22"/>
            <w:szCs w:val="22"/>
            <w:rtl w:val="0"/>
          </w:rPr>
          <w:t xml:space="preserve">https://bibliotecadigital.univalle.edu.co/entities/publication/</w:t>
        </w:r>
      </w:hyperlink>
      <w:r w:rsidDel="00000000" w:rsidR="00000000" w:rsidRPr="00000000">
        <w:rPr>
          <w:sz w:val="22"/>
          <w:szCs w:val="22"/>
          <w:rtl w:val="0"/>
        </w:rPr>
        <w:t xml:space="preserve"> </w:t>
      </w:r>
      <w:hyperlink r:id="rId113">
        <w:r w:rsidDel="00000000" w:rsidR="00000000" w:rsidRPr="00000000">
          <w:rPr>
            <w:sz w:val="22"/>
            <w:szCs w:val="22"/>
            <w:rtl w:val="0"/>
          </w:rPr>
          <w:t xml:space="preserve">80a3c3fe-3700-4ad7-98c8-f42b3965964f</w:t>
        </w:r>
      </w:hyperlink>
      <w:r w:rsidDel="00000000" w:rsidR="00000000" w:rsidRPr="00000000">
        <w:rPr>
          <w:rtl w:val="0"/>
        </w:rPr>
      </w:r>
    </w:p>
    <w:p w:rsidR="00000000" w:rsidDel="00000000" w:rsidP="00000000" w:rsidRDefault="00000000" w:rsidRPr="00000000" w14:paraId="0000034B">
      <w:pPr>
        <w:spacing w:before="0" w:line="250" w:lineRule="auto"/>
        <w:ind w:left="1187" w:right="0" w:firstLine="0"/>
        <w:jc w:val="both"/>
        <w:rPr>
          <w:sz w:val="22"/>
          <w:szCs w:val="22"/>
        </w:rPr>
      </w:pPr>
      <w:bookmarkStart w:colFirst="0" w:colLast="0" w:name="_heading=h.22fsrrkazucj" w:id="154"/>
      <w:bookmarkEnd w:id="154"/>
      <w:r w:rsidDel="00000000" w:rsidR="00000000" w:rsidRPr="00000000">
        <w:rPr>
          <w:sz w:val="22"/>
          <w:szCs w:val="22"/>
          <w:rtl w:val="0"/>
        </w:rPr>
        <w:t xml:space="preserve">Suarez, I. J. S. (2023). </w:t>
      </w:r>
      <w:r w:rsidDel="00000000" w:rsidR="00000000" w:rsidRPr="00000000">
        <w:rPr>
          <w:i w:val="1"/>
          <w:iCs w:val="1"/>
          <w:sz w:val="22"/>
          <w:szCs w:val="22"/>
          <w:rtl w:val="0"/>
        </w:rPr>
        <w:t xml:space="preserve">Desarrollo de las habilidades con el uso de la inteligencia artificial</w:t>
      </w:r>
      <w:r w:rsidDel="00000000" w:rsidR="00000000" w:rsidRPr="00000000">
        <w:rPr>
          <w:sz w:val="22"/>
          <w:szCs w:val="22"/>
          <w:rtl w:val="0"/>
        </w:rPr>
        <w:t xml:space="preserve">.</w:t>
      </w:r>
    </w:p>
    <w:p w:rsidR="00000000" w:rsidDel="00000000" w:rsidP="00000000" w:rsidRDefault="00000000" w:rsidRPr="00000000" w14:paraId="0000034C">
      <w:pPr>
        <w:spacing w:before="147" w:line="386" w:lineRule="auto"/>
        <w:ind w:left="1907" w:right="39" w:hanging="720"/>
        <w:jc w:val="both"/>
        <w:rPr>
          <w:sz w:val="22"/>
          <w:szCs w:val="22"/>
        </w:rPr>
      </w:pPr>
      <w:bookmarkStart w:colFirst="0" w:colLast="0" w:name="_heading=h.bi3868pi24ic" w:id="155"/>
      <w:bookmarkEnd w:id="155"/>
      <w:r w:rsidDel="00000000" w:rsidR="00000000" w:rsidRPr="00000000">
        <w:rPr>
          <w:sz w:val="22"/>
          <w:szCs w:val="22"/>
          <w:rtl w:val="0"/>
        </w:rPr>
        <w:t xml:space="preserve">Tangarife, L. E. E. (2024). </w:t>
      </w:r>
      <w:r w:rsidDel="00000000" w:rsidR="00000000" w:rsidRPr="00000000">
        <w:rPr>
          <w:i w:val="1"/>
          <w:iCs w:val="1"/>
          <w:sz w:val="22"/>
          <w:szCs w:val="22"/>
          <w:rtl w:val="0"/>
        </w:rPr>
        <w:t xml:space="preserve">El impacto de la inteligencia artificial en la enseñanza de las matemáticas en la educación básica secundaria: una revisión crítica. </w:t>
      </w:r>
      <w:r w:rsidDel="00000000" w:rsidR="00000000" w:rsidRPr="00000000">
        <w:rPr>
          <w:sz w:val="22"/>
          <w:szCs w:val="22"/>
          <w:rtl w:val="0"/>
        </w:rPr>
        <w:t xml:space="preserve">Consultado el 9 de diciembre de 2025, desde </w:t>
      </w:r>
      <w:hyperlink r:id="rId114">
        <w:r w:rsidDel="00000000" w:rsidR="00000000" w:rsidRPr="00000000">
          <w:rPr>
            <w:sz w:val="22"/>
            <w:szCs w:val="22"/>
            <w:rtl w:val="0"/>
          </w:rPr>
          <w:t xml:space="preserve">https://bffrepositorio.unal.edu.co/server/api/core/</w:t>
        </w:r>
      </w:hyperlink>
      <w:r w:rsidDel="00000000" w:rsidR="00000000" w:rsidRPr="00000000">
        <w:rPr>
          <w:sz w:val="22"/>
          <w:szCs w:val="22"/>
          <w:rtl w:val="0"/>
        </w:rPr>
        <w:t xml:space="preserve"> </w:t>
      </w:r>
      <w:hyperlink r:id="rId115">
        <w:r w:rsidDel="00000000" w:rsidR="00000000" w:rsidRPr="00000000">
          <w:rPr>
            <w:sz w:val="22"/>
            <w:szCs w:val="22"/>
            <w:rtl w:val="0"/>
          </w:rPr>
          <w:t xml:space="preserve">bitstreams/29048b48-33bd-40e0-ad84-5b9b3fe62eba/content</w:t>
        </w:r>
      </w:hyperlink>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1187"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Torres-Corrales, D. d. C., Montiel-Espinosa, G., Torres-Corrales, D. d. C., &amp; Montiel-Espinosa,</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386" w:lineRule="auto"/>
        <w:ind w:left="1907" w:right="39"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e0jdk5a0wyu3" w:id="156"/>
      <w:bookmarkEnd w:id="15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 (2021). Resignificación de la razón trigonométrica en estudiantes de primer año de Ingeniería.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Educación matemática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202-232. </w:t>
      </w:r>
      <w:hyperlink r:id="rId11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 : / / doi . org / 10 . 24844 /</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11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em3303.08</w:t>
        </w:r>
      </w:hyperlink>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901" w:right="15" w:hanging="714"/>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dob0xhgt113e" w:id="157"/>
      <w:bookmarkEnd w:id="15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Weber, K. (2008). Connecting Research to Teaching: Teaching Trigonometric Functions: Les- sons Learned from Research.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Mathematics Teacher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102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144-150. </w:t>
      </w:r>
      <w:hyperlink r:id="rId11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1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10.5951/MT.102.2.0144</w:t>
        </w:r>
      </w:hyperlink>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900" w:right="9" w:hanging="714"/>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4xmc1tddivvc" w:id="158"/>
      <w:bookmarkEnd w:id="15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Yaseen, H., Mohammad, A. S., Ashal, N., Abusaimeh, H., Ali, A., &amp; Sharabati, A.-A. A. (2025). The Impact of Adaptive Learning Technologies, Personalized Feedback, and Interac- tive AI Tools on Student Engagement: The Moderating Role of Digital Literacy.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Sus- tainability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17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1133. </w:t>
      </w:r>
      <w:hyperlink r:id="rId12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https://doi.org/10.3390/su17031133</w:t>
        </w:r>
      </w:hyperlink>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907" w:right="15" w:hanging="720"/>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Yeung, R. C. Y., Sun, D., &amp; Yeung, C. H. (2025). Integrating drone technology in STEM educa- tion: Curriculum, pedagogy and learning outcomes.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Education and Information Tech- nologies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14237-14272. </w:t>
      </w:r>
      <w:hyperlink r:id="rId12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https://doi.org/10.1007/s10639-025-13368-0</w:t>
        </w:r>
      </w:hyperlink>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uipaw9f1phpn" w:id="159"/>
      <w:bookmarkEnd w:id="15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Zambrano-Choez, A. d. J., Barcia-Murillo, M. Á., Auquilla-Rivas, C. E., &amp; Barahona-Montalván,</w:t>
      </w:r>
    </w:p>
    <w:p w:rsidR="00000000" w:rsidDel="00000000" w:rsidP="00000000" w:rsidRDefault="00000000" w:rsidRPr="00000000" w14:paraId="00000354">
      <w:pPr>
        <w:spacing w:before="153" w:line="386" w:lineRule="auto"/>
        <w:ind w:left="768" w:right="1149" w:firstLine="5"/>
        <w:jc w:val="both"/>
        <w:rPr>
          <w:sz w:val="22"/>
          <w:szCs w:val="22"/>
        </w:rPr>
      </w:pPr>
      <w:bookmarkStart w:colFirst="0" w:colLast="0" w:name="_heading=h.fvrexov573dr" w:id="160"/>
      <w:bookmarkEnd w:id="160"/>
      <w:r w:rsidDel="00000000" w:rsidR="00000000" w:rsidRPr="00000000">
        <w:rPr>
          <w:sz w:val="22"/>
          <w:szCs w:val="22"/>
          <w:rtl w:val="0"/>
        </w:rPr>
        <w:t xml:space="preserve">B. I. (2025). Estrategias para la Enseñanza Efectiva de la Trigonometría en el Ni- vel Secundario. </w:t>
      </w:r>
      <w:r w:rsidDel="00000000" w:rsidR="00000000" w:rsidRPr="00000000">
        <w:rPr>
          <w:i w:val="1"/>
          <w:iCs w:val="1"/>
          <w:sz w:val="22"/>
          <w:szCs w:val="22"/>
          <w:rtl w:val="0"/>
        </w:rPr>
        <w:t xml:space="preserve">Revista Científica INGENIAR: Ingeniería, Tecnología e Investigación. ISSN: 2737-6249.</w:t>
      </w:r>
      <w:r w:rsidDel="00000000" w:rsidR="00000000" w:rsidRPr="00000000">
        <w:rPr>
          <w:sz w:val="22"/>
          <w:szCs w:val="22"/>
          <w:rtl w:val="0"/>
        </w:rPr>
        <w:t xml:space="preserve">, </w:t>
      </w:r>
      <w:r w:rsidDel="00000000" w:rsidR="00000000" w:rsidRPr="00000000">
        <w:rPr>
          <w:i w:val="1"/>
          <w:iCs w:val="1"/>
          <w:sz w:val="22"/>
          <w:szCs w:val="22"/>
          <w:rtl w:val="0"/>
        </w:rPr>
        <w:t xml:space="preserve">8</w:t>
      </w:r>
      <w:r w:rsidDel="00000000" w:rsidR="00000000" w:rsidRPr="00000000">
        <w:rPr>
          <w:sz w:val="22"/>
          <w:szCs w:val="22"/>
          <w:rtl w:val="0"/>
        </w:rPr>
        <w:t xml:space="preserve">(15), 641-663. Consultado el 26 de noviembre de 2025, desde </w:t>
      </w:r>
      <w:hyperlink r:id="rId122">
        <w:r w:rsidDel="00000000" w:rsidR="00000000" w:rsidRPr="00000000">
          <w:rPr>
            <w:sz w:val="22"/>
            <w:szCs w:val="22"/>
            <w:rtl w:val="0"/>
          </w:rPr>
          <w:t xml:space="preserve">https://journalingeniar.org/index.php/ingeniar/article/view/314</w:t>
        </w:r>
      </w:hyperlink>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773" w:right="1159"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Zubieta, J. K. (2018). Tipificación de errores y dificultades en el desarrollo de las funciones trigonométricas de estudiantes de grado décimo. Consultado el 26 de noviembre de 2025, desde </w:t>
      </w:r>
      <w:hyperlink r:id="rId12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 : / / funes . uniandes . edu . co / funes - documentos / tipificacion -</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1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errores- y- dificultades- en- el- desarrollo- de- las- funciones- trigonometricas- de-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12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estudiantes-de-grado-decimo/</w:t>
        </w:r>
      </w:hyperlink>
      <w:r w:rsidDel="00000000" w:rsidR="00000000" w:rsidRPr="00000000">
        <w:rPr>
          <w:rtl w:val="0"/>
        </w:rPr>
      </w:r>
    </w:p>
    <w:sectPr>
      <w:type w:val="nextPage"/>
      <w:pgSz w:h="15840" w:w="12240" w:orient="portrait"/>
      <w:pgMar w:bottom="280" w:top="1300" w:left="1080" w:right="1080" w:header="1047" w:footer="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isol Santacruz Rodriguez" w:id="25" w:date="2026-03-04T21:29:38Z">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Fundamentar el diseño......</w:t>
      </w:r>
    </w:p>
  </w:comment>
  <w:comment w:author="Marisol Santacruz Rodriguez" w:id="32" w:date="2026-03-04T21:35:31Z">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didácticos</w:t>
      </w:r>
    </w:p>
  </w:comment>
  <w:comment w:author="Marisol Santacruz Rodriguez" w:id="22" w:date="2026-03-04T21:30:41Z">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todavía no me queda claro por qué interesa la enseñanza de las funciones trigonome´tricas e hiperbólicas, creí que esa justificación la iba a encontrar en esta parte.</w:t>
      </w:r>
    </w:p>
  </w:comment>
  <w:comment w:author="Marisol Santacruz Rodriguez" w:id="7" w:date="2026-03-11T20:17:38Z">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Cita a Fiallo.</w:t>
      </w:r>
    </w:p>
  </w:comment>
  <w:comment w:author="Marisol Santacruz Rodriguez" w:id="23" w:date="2026-03-04T21:29:11Z">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creo que todos los apartados de justificación deben de fuisionarse en uno solo.</w:t>
      </w:r>
    </w:p>
  </w:comment>
  <w:comment w:author="Marisol Santacruz Rodriguez" w:id="35" w:date="2026-03-04T21:35:18Z">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caramba... isento que el trbaajo tiene mucho marco teórico.... meterle modelación lo hace más y más grande.</w:t>
      </w:r>
    </w:p>
  </w:comment>
  <w:comment w:author="Marisol Santacruz Rodriguez" w:id="24" w:date="2026-03-04T21:29:25Z">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analizar el diseño......</w:t>
      </w:r>
    </w:p>
  </w:comment>
  <w:comment w:author="Marisol Santacruz Rodriguez" w:id="16" w:date="2026-03-04T21:28:00Z">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parece escrito por una IA jajajaja, por favor, desarrolla las ideas y conecta con lo que ya presentaste en el plantemiento del problema.</w:t>
      </w:r>
    </w:p>
  </w:comment>
  <w:comment w:author="Marisol Santacruz Rodriguez" w:id="9" w:date="2026-03-11T20:18:41Z">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 dice Montiel sobre esto?</w:t>
      </w:r>
    </w:p>
  </w:comment>
  <w:comment w:author="Marisol Santacruz Rodriguez" w:id="34" w:date="2026-03-04T21:34:05Z">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es otra cosa: va con la parte dle diseño de tareas.</w:t>
      </w:r>
    </w:p>
  </w:comment>
  <w:comment w:author="Marisol Santacruz Rodriguez" w:id="8" w:date="2026-03-04T21:14:38Z">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incluir un ejemplo de uso de IA en la enseñanza de la trigonometría</w:t>
      </w:r>
    </w:p>
  </w:comment>
  <w:comment w:author="Marisol Santacruz Rodriguez" w:id="18" w:date="2026-03-04T21:28:33Z">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entiendo, hay otra justificación arriba...</w:t>
      </w:r>
    </w:p>
  </w:comment>
  <w:comment w:author="Marisol Santacruz Rodriguez" w:id="4" w:date="2026-03-11T20:06:12Z">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creo que esto lo puedes escribir más bonito</w:t>
      </w:r>
    </w:p>
  </w:comment>
  <w:comment w:author="Marisol Santacruz Rodriguez" w:id="5" w:date="2026-03-04T21:13:21Z">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aquí me hace falta una REF.</w:t>
      </w:r>
    </w:p>
  </w:comment>
  <w:comment w:author="Marisol Santacruz Rodriguez" w:id="33" w:date="2026-03-04T21:33:27Z">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faltan: ¿cuñales son las caracteríticas del pensamiento trigonométrico? Hazlo en una tabla, que sean bine claritas las pespecificaciones.</w:t>
      </w:r>
    </w:p>
  </w:comment>
  <w:comment w:author="Marisol Santacruz Rodriguez" w:id="0" w:date="2026-03-04T21:11:21Z">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enfócate a la educación media</w:t>
      </w:r>
    </w:p>
  </w:comment>
  <w:comment w:author="Marisol Santacruz Rodriguez" w:id="2" w:date="2026-03-11T19:55:17Z">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hay que explicitarlo: ¿desde dónde estás entendiendo la cuestión de la comprensión?</w:t>
      </w:r>
    </w:p>
  </w:comment>
  <w:comment w:author="Marisol Santacruz Rodriguez" w:id="17" w:date="2026-03-04T21:39:33Z">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 voy a mandar un ejemplo para que organices los antecedentes.</w:t>
      </w:r>
    </w:p>
  </w:comment>
  <w:comment w:author="Marisol Santacruz Rodriguez" w:id="37" w:date="2026-03-04T21:39:01Z">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hacen falta refs cuando hablas de la metodología.</w:t>
      </w:r>
    </w:p>
  </w:comment>
  <w:comment w:author="Marisol Santacruz Rodriguez" w:id="31" w:date="2026-03-04T21:37:17Z">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conversemos sobre eso... siento que le agregra más marco teórico que no necesitamos.</w:t>
      </w:r>
    </w:p>
  </w:comment>
  <w:comment w:author="Marisol Santacruz Rodriguez" w:id="21" w:date="2026-03-11T20:21:52Z">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olvides incluir aqui un análisis horizontal y vertical de los estándares.</w:t>
      </w:r>
    </w:p>
  </w:comment>
  <w:comment w:author="Marisol Santacruz Rodriguez" w:id="29" w:date="2026-03-04T21:36:52Z">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 entrar en mirar qué tipo de marco es, a mi me hace falta un paartado en el que hables de los errores, obstáculos, dificultades (la dimensión cogniva) en el aprnedizaje de....</w:t>
      </w:r>
    </w:p>
  </w:comment>
  <w:comment w:author="Marisol Santacruz Rodriguez" w:id="3" w:date="2026-03-11T20:04:02Z">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¿respecto al desarrollo dep ensamiento trigonométrico?</w:t>
      </w:r>
    </w:p>
  </w:comment>
  <w:comment w:author="Marisol Santacruz Rodriguez" w:id="36" w:date="2026-03-04T21:38:29Z">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¿aquí va lo curricular?</w:t>
      </w:r>
    </w:p>
  </w:comment>
  <w:comment w:author="Marisol Santacruz Rodriguez" w:id="27" w:date="2026-03-04T21:32:06Z">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apoye, que promueva... no quisiera que nos fuéramos hasta el rollo de la mediación...</w:t>
      </w:r>
    </w:p>
  </w:comment>
  <w:comment w:author="Marisol Santacruz Rodriguez" w:id="6" w:date="2026-03-04T21:14:02Z">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requiere refs que sustenten y le den más fuerza a esta afirmación</w:t>
      </w:r>
    </w:p>
  </w:comment>
  <w:comment w:author="Marisol Santacruz Rodriguez" w:id="28" w:date="2026-03-04T21:32:33Z">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más bien ubica la cuestión aquí respecto a integrar la IA en el diseño de las tareas matemáticas.</w:t>
      </w:r>
    </w:p>
  </w:comment>
  <w:comment w:author="Marisol Santacruz Rodriguez" w:id="20" w:date="2026-03-11T20:20:50Z">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Misma observación.</w:t>
      </w:r>
    </w:p>
  </w:comment>
  <w:comment w:author="Marisol Santacruz Rodriguez" w:id="26" w:date="2026-03-04T21:31:32Z">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Estas hablando de un desarrollo? de qué tipo?</w:t>
      </w:r>
    </w:p>
  </w:comment>
  <w:comment w:author="Marisol Santacruz Rodriguez" w:id="19" w:date="2026-03-11T20:20:32Z">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creo que puedes sacarle más provecho a lo que los Lineamientos presentan sobre la ensñeanza y el aprendizaje de la trigonometría.</w:t>
      </w:r>
    </w:p>
  </w:comment>
  <w:comment w:author="Marisol Santacruz Rodriguez" w:id="1" w:date="2026-03-04T21:12:24Z">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la comprensión de qué específicamente?</w:t>
      </w:r>
    </w:p>
  </w:comment>
  <w:comment w:author="Marisol Santacruz Rodriguez" w:id="14" w:date="2026-03-04T21:26:40Z">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cuestión de forma, pero se me hace un poco extraño presentar la justificación en ese formato.</w:t>
      </w:r>
    </w:p>
  </w:comment>
  <w:comment w:author="Marisol Santacruz Rodriguez" w:id="15" w:date="2026-03-04T21:27:11Z">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ojo, apuntamos a la comprensión o al desarrollo de pensamiento: es lo mismo, son cosas diferentes?</w:t>
      </w:r>
    </w:p>
  </w:comment>
  <w:comment w:author="Marisol Santacruz Rodriguez" w:id="13" w:date="2026-03-04T21:26:03Z">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idea me gusta, pero entonces faltaría dejar claridades respecto a qué es el pensamiento trogonométrico?</w:t>
      </w:r>
    </w:p>
  </w:comment>
  <w:comment w:author="Marisol Santacruz Rodriguez" w:id="10" w:date="2026-03-04T21:23:12Z">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arriba se habló de pensamiento trigonométrico, creo que debemos decidir a qué te vas a enficar.</w:t>
      </w:r>
    </w:p>
  </w:comment>
  <w:comment w:author="Marisol Santacruz Rodriguez" w:id="12" w:date="2026-03-04T21:23:38Z">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enseñanza</w:t>
      </w:r>
    </w:p>
  </w:comment>
  <w:comment w:author="Marisol Santacruz Rodriguez" w:id="30" w:date="2026-03-04T21:38:13Z">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hace mucha falta el desarrollo matemático: la trigonometría, las funciones trigonométricas, etc. Tu revisión desde las matmeáticas del objeto matemático escolar.</w:t>
      </w:r>
    </w:p>
  </w:comment>
  <w:comment w:author="Marisol Santacruz Rodriguez" w:id="11" w:date="2026-03-04T21:25:26Z">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eso me parece muy complicado, nos mete en terrenos de la ergonomía cognitiva y no creo necesario mi propuesta es: ¿... cómo la integración de IA promueve el aprendizaje de.......?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65" w15:done="0"/>
  <w15:commentEx w15:paraId="00000366" w15:done="0"/>
  <w15:commentEx w15:paraId="00000367" w15:done="0"/>
  <w15:commentEx w15:paraId="00000368" w15:done="0"/>
  <w15:commentEx w15:paraId="00000369" w15:done="0"/>
  <w15:commentEx w15:paraId="0000036A" w15:done="0"/>
  <w15:commentEx w15:paraId="0000036B" w15:done="0"/>
  <w15:commentEx w15:paraId="0000036C" w15:done="0"/>
  <w15:commentEx w15:paraId="0000036D" w15:done="0"/>
  <w15:commentEx w15:paraId="0000036E" w15:done="0"/>
  <w15:commentEx w15:paraId="0000036F" w15:done="0"/>
  <w15:commentEx w15:paraId="00000370" w15:done="0"/>
  <w15:commentEx w15:paraId="00000371" w15:done="0"/>
  <w15:commentEx w15:paraId="00000372" w15:done="0"/>
  <w15:commentEx w15:paraId="00000373" w15:done="0"/>
  <w15:commentEx w15:paraId="00000374" w15:done="0"/>
  <w15:commentEx w15:paraId="00000375" w15:done="0"/>
  <w15:commentEx w15:paraId="00000376" w15:done="0"/>
  <w15:commentEx w15:paraId="00000377" w15:done="0"/>
  <w15:commentEx w15:paraId="00000378" w15:done="0"/>
  <w15:commentEx w15:paraId="00000379" w15:done="0"/>
  <w15:commentEx w15:paraId="0000037A" w15:done="0"/>
  <w15:commentEx w15:paraId="0000037B" w15:done="0"/>
  <w15:commentEx w15:paraId="0000037C" w15:done="0"/>
  <w15:commentEx w15:paraId="0000037D" w15:done="0"/>
  <w15:commentEx w15:paraId="0000037E" w15:done="0"/>
  <w15:commentEx w15:paraId="0000037F" w15:done="0"/>
  <w15:commentEx w15:paraId="00000380" w15:done="0"/>
  <w15:commentEx w15:paraId="00000381" w15:done="0"/>
  <w15:commentEx w15:paraId="00000382" w15:done="0"/>
  <w15:commentEx w15:paraId="00000383" w15:done="0"/>
  <w15:commentEx w15:paraId="00000384" w15:done="0"/>
  <w15:commentEx w15:paraId="00000385" w15:done="0"/>
  <w15:commentEx w15:paraId="00000386" w15:done="0"/>
  <w15:commentEx w15:paraId="00000387" w15:done="0"/>
  <w15:commentEx w15:paraId="00000388" w15:done="0"/>
  <w15:commentEx w15:paraId="00000389" w15:done="0"/>
  <w15:commentEx w15:paraId="0000038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3386138</wp:posOffset>
              </wp:positionH>
              <wp:positionV relativeFrom="page">
                <wp:posOffset>1406208</wp:posOffset>
              </wp:positionV>
              <wp:extent cx="1719580" cy="264160"/>
              <wp:effectExtent b="0" l="0" r="0" t="0"/>
              <wp:wrapNone/>
              <wp:docPr id="21" name=""/>
              <a:graphic>
                <a:graphicData uri="http://schemas.microsoft.com/office/word/2010/wordprocessingShape">
                  <wps:wsp>
                    <wps:cNvSpPr/>
                    <wps:cNvPr id="9" name="Shape 9"/>
                    <wps:spPr>
                      <a:xfrm>
                        <a:off x="4490973" y="3652683"/>
                        <a:ext cx="1710055" cy="254635"/>
                      </a:xfrm>
                      <a:prstGeom prst="rect">
                        <a:avLst/>
                      </a:prstGeom>
                      <a:noFill/>
                      <a:ln>
                        <a:noFill/>
                      </a:ln>
                    </wps:spPr>
                    <wps:txbx>
                      <w:txbxContent>
                        <w:p w:rsidR="00000000" w:rsidDel="00000000" w:rsidP="00000000" w:rsidRDefault="00000000" w:rsidRPr="00000000">
                          <w:pPr>
                            <w:spacing w:after="0" w:before="29.000000953674316" w:line="240"/>
                            <w:ind w:left="20" w:right="0" w:firstLine="2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LISTA DE FIGURAS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3386138</wp:posOffset>
              </wp:positionH>
              <wp:positionV relativeFrom="page">
                <wp:posOffset>1406208</wp:posOffset>
              </wp:positionV>
              <wp:extent cx="1719580" cy="264160"/>
              <wp:effectExtent b="0" l="0" r="0" t="0"/>
              <wp:wrapNone/>
              <wp:docPr id="21"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1719580" cy="26416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5823268</wp:posOffset>
              </wp:positionH>
              <wp:positionV relativeFrom="page">
                <wp:posOffset>647383</wp:posOffset>
              </wp:positionV>
              <wp:extent cx="227330" cy="207010"/>
              <wp:effectExtent b="0" l="0" r="0" t="0"/>
              <wp:wrapNone/>
              <wp:docPr id="18" name=""/>
              <a:graphic>
                <a:graphicData uri="http://schemas.microsoft.com/office/word/2010/wordprocessingShape">
                  <wps:wsp>
                    <wps:cNvSpPr/>
                    <wps:cNvPr id="6" name="Shape 6"/>
                    <wps:spPr>
                      <a:xfrm>
                        <a:off x="5237098" y="3681258"/>
                        <a:ext cx="217804" cy="197485"/>
                      </a:xfrm>
                      <a:prstGeom prst="rect">
                        <a:avLst/>
                      </a:prstGeom>
                      <a:noFill/>
                      <a:ln>
                        <a:noFill/>
                      </a:ln>
                    </wps:spPr>
                    <wps:txbx>
                      <w:txbxContent>
                        <w:p w:rsidR="00000000" w:rsidDel="00000000" w:rsidP="00000000" w:rsidRDefault="00000000" w:rsidRPr="00000000">
                          <w:pPr>
                            <w:spacing w:after="0" w:before="20.999999046325684" w:line="240"/>
                            <w:ind w:left="2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PAGE 11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5823268</wp:posOffset>
              </wp:positionH>
              <wp:positionV relativeFrom="page">
                <wp:posOffset>647383</wp:posOffset>
              </wp:positionV>
              <wp:extent cx="227330" cy="207010"/>
              <wp:effectExtent b="0" l="0" r="0" t="0"/>
              <wp:wrapNone/>
              <wp:docPr id="18"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227330" cy="207010"/>
                      </a:xfrm>
                      <a:prstGeom prst="rect"/>
                      <a:ln/>
                    </pic:spPr>
                  </pic:pic>
                </a:graphicData>
              </a:graphic>
            </wp:anchor>
          </w:drawing>
        </mc:Fallback>
      </mc:AlternateConten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5797868</wp:posOffset>
              </wp:positionH>
              <wp:positionV relativeFrom="page">
                <wp:posOffset>647383</wp:posOffset>
              </wp:positionV>
              <wp:extent cx="252730" cy="207010"/>
              <wp:effectExtent b="0" l="0" r="0" t="0"/>
              <wp:wrapNone/>
              <wp:docPr id="15" name=""/>
              <a:graphic>
                <a:graphicData uri="http://schemas.microsoft.com/office/word/2010/wordprocessingShape">
                  <wps:wsp>
                    <wps:cNvSpPr/>
                    <wps:cNvPr id="3" name="Shape 3"/>
                    <wps:spPr>
                      <a:xfrm>
                        <a:off x="5224398" y="3681258"/>
                        <a:ext cx="243204" cy="197485"/>
                      </a:xfrm>
                      <a:prstGeom prst="rect">
                        <a:avLst/>
                      </a:prstGeom>
                      <a:noFill/>
                      <a:ln>
                        <a:noFill/>
                      </a:ln>
                    </wps:spPr>
                    <wps:txbx>
                      <w:txbxContent>
                        <w:p w:rsidR="00000000" w:rsidDel="00000000" w:rsidP="00000000" w:rsidRDefault="00000000" w:rsidRPr="00000000">
                          <w:pPr>
                            <w:spacing w:after="0" w:before="20.999999046325684" w:line="240"/>
                            <w:ind w:left="6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PAGE 27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5797868</wp:posOffset>
              </wp:positionH>
              <wp:positionV relativeFrom="page">
                <wp:posOffset>647383</wp:posOffset>
              </wp:positionV>
              <wp:extent cx="252730" cy="207010"/>
              <wp:effectExtent b="0" l="0" r="0" t="0"/>
              <wp:wrapNone/>
              <wp:docPr id="1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52730" cy="207010"/>
                      </a:xfrm>
                      <a:prstGeom prst="rect"/>
                      <a:ln/>
                    </pic:spPr>
                  </pic:pic>
                </a:graphicData>
              </a:graphic>
            </wp:anchor>
          </w:drawing>
        </mc:Fallback>
      </mc:AlternateConten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1734502</wp:posOffset>
              </wp:positionH>
              <wp:positionV relativeFrom="page">
                <wp:posOffset>647383</wp:posOffset>
              </wp:positionV>
              <wp:extent cx="252730" cy="207010"/>
              <wp:effectExtent b="0" l="0" r="0" t="0"/>
              <wp:wrapNone/>
              <wp:docPr id="17" name=""/>
              <a:graphic>
                <a:graphicData uri="http://schemas.microsoft.com/office/word/2010/wordprocessingShape">
                  <wps:wsp>
                    <wps:cNvSpPr/>
                    <wps:cNvPr id="5" name="Shape 5"/>
                    <wps:spPr>
                      <a:xfrm>
                        <a:off x="5224398" y="3681258"/>
                        <a:ext cx="243204" cy="197485"/>
                      </a:xfrm>
                      <a:prstGeom prst="rect">
                        <a:avLst/>
                      </a:prstGeom>
                      <a:noFill/>
                      <a:ln>
                        <a:noFill/>
                      </a:ln>
                    </wps:spPr>
                    <wps:txbx>
                      <w:txbxContent>
                        <w:p w:rsidR="00000000" w:rsidDel="00000000" w:rsidP="00000000" w:rsidRDefault="00000000" w:rsidRPr="00000000">
                          <w:pPr>
                            <w:spacing w:after="0" w:before="20.999999046325684" w:line="240"/>
                            <w:ind w:left="6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PAGE 28</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1734502</wp:posOffset>
              </wp:positionH>
              <wp:positionV relativeFrom="page">
                <wp:posOffset>647383</wp:posOffset>
              </wp:positionV>
              <wp:extent cx="252730" cy="207010"/>
              <wp:effectExtent b="0" l="0" r="0" t="0"/>
              <wp:wrapNone/>
              <wp:docPr id="17"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52730" cy="207010"/>
                      </a:xfrm>
                      <a:prstGeom prst="rect"/>
                      <a:ln/>
                    </pic:spPr>
                  </pic:pic>
                </a:graphicData>
              </a:graphic>
            </wp:anchor>
          </w:drawing>
        </mc:Fallback>
      </mc:AlternateContent>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5797868</wp:posOffset>
              </wp:positionH>
              <wp:positionV relativeFrom="page">
                <wp:posOffset>647383</wp:posOffset>
              </wp:positionV>
              <wp:extent cx="252730" cy="207010"/>
              <wp:effectExtent b="0" l="0" r="0" t="0"/>
              <wp:wrapNone/>
              <wp:docPr id="16" name=""/>
              <a:graphic>
                <a:graphicData uri="http://schemas.microsoft.com/office/word/2010/wordprocessingShape">
                  <wps:wsp>
                    <wps:cNvSpPr/>
                    <wps:cNvPr id="4" name="Shape 4"/>
                    <wps:spPr>
                      <a:xfrm>
                        <a:off x="5224398" y="3681258"/>
                        <a:ext cx="243204" cy="197485"/>
                      </a:xfrm>
                      <a:prstGeom prst="rect">
                        <a:avLst/>
                      </a:prstGeom>
                      <a:noFill/>
                      <a:ln>
                        <a:noFill/>
                      </a:ln>
                    </wps:spPr>
                    <wps:txbx>
                      <w:txbxContent>
                        <w:p w:rsidR="00000000" w:rsidDel="00000000" w:rsidP="00000000" w:rsidRDefault="00000000" w:rsidRPr="00000000">
                          <w:pPr>
                            <w:spacing w:after="0" w:before="20.999999046325684" w:line="240"/>
                            <w:ind w:left="6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PAGE 35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5797868</wp:posOffset>
              </wp:positionH>
              <wp:positionV relativeFrom="page">
                <wp:posOffset>647383</wp:posOffset>
              </wp:positionV>
              <wp:extent cx="252730" cy="207010"/>
              <wp:effectExtent b="0" l="0" r="0" t="0"/>
              <wp:wrapNone/>
              <wp:docPr id="16"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52730" cy="207010"/>
                      </a:xfrm>
                      <a:prstGeom prst="rect"/>
                      <a:ln/>
                    </pic:spPr>
                  </pic:pic>
                </a:graphicData>
              </a:graphic>
            </wp:anchor>
          </w:drawing>
        </mc:Fallback>
      </mc:AlternateContent>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1734502</wp:posOffset>
              </wp:positionH>
              <wp:positionV relativeFrom="page">
                <wp:posOffset>647383</wp:posOffset>
              </wp:positionV>
              <wp:extent cx="252730" cy="207010"/>
              <wp:effectExtent b="0" l="0" r="0" t="0"/>
              <wp:wrapNone/>
              <wp:docPr id="14" name=""/>
              <a:graphic>
                <a:graphicData uri="http://schemas.microsoft.com/office/word/2010/wordprocessingShape">
                  <wps:wsp>
                    <wps:cNvSpPr/>
                    <wps:cNvPr id="2" name="Shape 2"/>
                    <wps:spPr>
                      <a:xfrm>
                        <a:off x="5224398" y="3681258"/>
                        <a:ext cx="243204" cy="197485"/>
                      </a:xfrm>
                      <a:prstGeom prst="rect">
                        <a:avLst/>
                      </a:prstGeom>
                      <a:noFill/>
                      <a:ln>
                        <a:noFill/>
                      </a:ln>
                    </wps:spPr>
                    <wps:txbx>
                      <w:txbxContent>
                        <w:p w:rsidR="00000000" w:rsidDel="00000000" w:rsidP="00000000" w:rsidRDefault="00000000" w:rsidRPr="00000000">
                          <w:pPr>
                            <w:spacing w:after="0" w:before="20.999999046325684" w:line="240"/>
                            <w:ind w:left="6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PAGE 36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1734502</wp:posOffset>
              </wp:positionH>
              <wp:positionV relativeFrom="page">
                <wp:posOffset>647383</wp:posOffset>
              </wp:positionV>
              <wp:extent cx="252730" cy="207010"/>
              <wp:effectExtent b="0" l="0" r="0" t="0"/>
              <wp:wrapNone/>
              <wp:docPr id="1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52730" cy="207010"/>
                      </a:xfrm>
                      <a:prstGeom prst="rect"/>
                      <a:ln/>
                    </pic:spPr>
                  </pic:pic>
                </a:graphicData>
              </a:graphic>
            </wp:anchor>
          </w:drawing>
        </mc:Fallback>
      </mc:AlternateContent>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5797868</wp:posOffset>
              </wp:positionH>
              <wp:positionV relativeFrom="page">
                <wp:posOffset>647383</wp:posOffset>
              </wp:positionV>
              <wp:extent cx="252730" cy="207010"/>
              <wp:effectExtent b="0" l="0" r="0" t="0"/>
              <wp:wrapNone/>
              <wp:docPr id="20" name=""/>
              <a:graphic>
                <a:graphicData uri="http://schemas.microsoft.com/office/word/2010/wordprocessingShape">
                  <wps:wsp>
                    <wps:cNvSpPr/>
                    <wps:cNvPr id="8" name="Shape 8"/>
                    <wps:spPr>
                      <a:xfrm>
                        <a:off x="5224398" y="3681258"/>
                        <a:ext cx="243204" cy="197485"/>
                      </a:xfrm>
                      <a:prstGeom prst="rect">
                        <a:avLst/>
                      </a:prstGeom>
                      <a:noFill/>
                      <a:ln>
                        <a:noFill/>
                      </a:ln>
                    </wps:spPr>
                    <wps:txbx>
                      <w:txbxContent>
                        <w:p w:rsidR="00000000" w:rsidDel="00000000" w:rsidP="00000000" w:rsidRDefault="00000000" w:rsidRPr="00000000">
                          <w:pPr>
                            <w:spacing w:after="0" w:before="20.999999046325684" w:line="240"/>
                            <w:ind w:left="6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PAGE 41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5797868</wp:posOffset>
              </wp:positionH>
              <wp:positionV relativeFrom="page">
                <wp:posOffset>647383</wp:posOffset>
              </wp:positionV>
              <wp:extent cx="252730" cy="207010"/>
              <wp:effectExtent b="0" l="0" r="0" t="0"/>
              <wp:wrapNone/>
              <wp:docPr id="20"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252730" cy="207010"/>
                      </a:xfrm>
                      <a:prstGeom prst="rect"/>
                      <a:ln/>
                    </pic:spPr>
                  </pic:pic>
                </a:graphicData>
              </a:graphic>
            </wp:anchor>
          </w:drawing>
        </mc:Fallback>
      </mc:AlternateContent>
    </w: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1730693</wp:posOffset>
              </wp:positionH>
              <wp:positionV relativeFrom="page">
                <wp:posOffset>647383</wp:posOffset>
              </wp:positionV>
              <wp:extent cx="252730" cy="207010"/>
              <wp:effectExtent b="0" l="0" r="0" t="0"/>
              <wp:wrapNone/>
              <wp:docPr id="19" name=""/>
              <a:graphic>
                <a:graphicData uri="http://schemas.microsoft.com/office/word/2010/wordprocessingShape">
                  <wps:wsp>
                    <wps:cNvSpPr/>
                    <wps:cNvPr id="7" name="Shape 7"/>
                    <wps:spPr>
                      <a:xfrm>
                        <a:off x="5224398" y="3681258"/>
                        <a:ext cx="243204" cy="197485"/>
                      </a:xfrm>
                      <a:prstGeom prst="rect">
                        <a:avLst/>
                      </a:prstGeom>
                      <a:noFill/>
                      <a:ln>
                        <a:noFill/>
                      </a:ln>
                    </wps:spPr>
                    <wps:txbx>
                      <w:txbxContent>
                        <w:p w:rsidR="00000000" w:rsidDel="00000000" w:rsidP="00000000" w:rsidRDefault="00000000" w:rsidRPr="00000000">
                          <w:pPr>
                            <w:spacing w:after="0" w:before="20.999999046325684" w:line="240"/>
                            <w:ind w:left="6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PAGE 42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1730693</wp:posOffset>
              </wp:positionH>
              <wp:positionV relativeFrom="page">
                <wp:posOffset>647383</wp:posOffset>
              </wp:positionV>
              <wp:extent cx="252730" cy="207010"/>
              <wp:effectExtent b="0" l="0" r="0" t="0"/>
              <wp:wrapNone/>
              <wp:docPr id="19"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252730" cy="20701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514" w:hanging="328"/>
      </w:pPr>
      <w:rPr>
        <w:rFonts w:ascii="Arial" w:cs="Arial" w:eastAsia="Arial" w:hAnsi="Arial"/>
        <w:b w:val="1"/>
        <w:bCs w:val="1"/>
        <w:i w:val="0"/>
        <w:iCs w:val="0"/>
        <w:sz w:val="22"/>
        <w:szCs w:val="22"/>
      </w:rPr>
    </w:lvl>
    <w:lvl w:ilvl="1">
      <w:start w:val="1"/>
      <w:numFmt w:val="decimal"/>
      <w:lvlText w:val="%1.%2"/>
      <w:lvlJc w:val="left"/>
      <w:pPr>
        <w:ind w:left="2016" w:hanging="502.0000000000002"/>
      </w:pPr>
      <w:rPr>
        <w:rFonts w:ascii="Arial" w:cs="Arial" w:eastAsia="Arial" w:hAnsi="Arial"/>
        <w:b w:val="0"/>
        <w:bCs w:val="0"/>
        <w:i w:val="0"/>
        <w:iCs w:val="0"/>
        <w:sz w:val="22"/>
        <w:szCs w:val="22"/>
      </w:rPr>
    </w:lvl>
    <w:lvl w:ilvl="2">
      <w:start w:val="1"/>
      <w:numFmt w:val="decimal"/>
      <w:lvlText w:val="%1.%2.%3"/>
      <w:lvlJc w:val="left"/>
      <w:pPr>
        <w:ind w:left="2714" w:hanging="699.0000000000002"/>
      </w:pPr>
      <w:rPr>
        <w:rFonts w:ascii="Arial" w:cs="Arial" w:eastAsia="Arial" w:hAnsi="Arial"/>
        <w:b w:val="0"/>
        <w:bCs w:val="0"/>
        <w:i w:val="0"/>
        <w:iCs w:val="0"/>
        <w:sz w:val="22"/>
        <w:szCs w:val="22"/>
      </w:rPr>
    </w:lvl>
    <w:lvl w:ilvl="3">
      <w:start w:val="0"/>
      <w:numFmt w:val="bullet"/>
      <w:lvlText w:val="•"/>
      <w:lvlJc w:val="left"/>
      <w:pPr>
        <w:ind w:left="2020" w:hanging="699"/>
      </w:pPr>
      <w:rPr/>
    </w:lvl>
    <w:lvl w:ilvl="4">
      <w:start w:val="0"/>
      <w:numFmt w:val="bullet"/>
      <w:lvlText w:val="•"/>
      <w:lvlJc w:val="left"/>
      <w:pPr>
        <w:ind w:left="2700" w:hanging="699"/>
      </w:pPr>
      <w:rPr/>
    </w:lvl>
    <w:lvl w:ilvl="5">
      <w:start w:val="0"/>
      <w:numFmt w:val="bullet"/>
      <w:lvlText w:val="•"/>
      <w:lvlJc w:val="left"/>
      <w:pPr>
        <w:ind w:left="2720" w:hanging="699"/>
      </w:pPr>
      <w:rPr/>
    </w:lvl>
    <w:lvl w:ilvl="6">
      <w:start w:val="0"/>
      <w:numFmt w:val="bullet"/>
      <w:lvlText w:val="•"/>
      <w:lvlJc w:val="left"/>
      <w:pPr>
        <w:ind w:left="4192" w:hanging="699.0000000000005"/>
      </w:pPr>
      <w:rPr/>
    </w:lvl>
    <w:lvl w:ilvl="7">
      <w:start w:val="0"/>
      <w:numFmt w:val="bullet"/>
      <w:lvlText w:val="•"/>
      <w:lvlJc w:val="left"/>
      <w:pPr>
        <w:ind w:left="5664" w:hanging="699"/>
      </w:pPr>
      <w:rPr/>
    </w:lvl>
    <w:lvl w:ilvl="8">
      <w:start w:val="0"/>
      <w:numFmt w:val="bullet"/>
      <w:lvlText w:val="•"/>
      <w:lvlJc w:val="left"/>
      <w:pPr>
        <w:ind w:left="7136" w:hanging="699"/>
      </w:pPr>
      <w:rPr/>
    </w:lvl>
  </w:abstractNum>
  <w:abstractNum w:abstractNumId="2">
    <w:lvl w:ilvl="0">
      <w:start w:val="1"/>
      <w:numFmt w:val="decimal"/>
      <w:lvlText w:val="%1"/>
      <w:lvlJc w:val="left"/>
      <w:pPr>
        <w:ind w:left="625" w:hanging="572"/>
      </w:pPr>
      <w:rPr/>
    </w:lvl>
    <w:lvl w:ilvl="1">
      <w:start w:val="1"/>
      <w:numFmt w:val="decimal"/>
      <w:lvlText w:val="%1.%2"/>
      <w:lvlJc w:val="left"/>
      <w:pPr>
        <w:ind w:left="625" w:hanging="572"/>
      </w:pPr>
      <w:rPr>
        <w:rFonts w:ascii="Arial" w:cs="Arial" w:eastAsia="Arial" w:hAnsi="Arial"/>
        <w:b w:val="1"/>
        <w:bCs w:val="1"/>
        <w:i w:val="0"/>
        <w:iCs w:val="0"/>
        <w:sz w:val="24"/>
        <w:szCs w:val="24"/>
      </w:rPr>
    </w:lvl>
    <w:lvl w:ilvl="2">
      <w:start w:val="1"/>
      <w:numFmt w:val="decimal"/>
      <w:lvlText w:val="%1.%2.%3"/>
      <w:lvlJc w:val="left"/>
      <w:pPr>
        <w:ind w:left="1891" w:hanging="704"/>
      </w:pPr>
      <w:rPr>
        <w:rFonts w:ascii="Arial" w:cs="Arial" w:eastAsia="Arial" w:hAnsi="Arial"/>
        <w:b w:val="1"/>
        <w:bCs w:val="1"/>
        <w:i w:val="0"/>
        <w:iCs w:val="0"/>
        <w:sz w:val="22"/>
        <w:szCs w:val="22"/>
      </w:rPr>
    </w:lvl>
    <w:lvl w:ilvl="3">
      <w:start w:val="1"/>
      <w:numFmt w:val="decimal"/>
      <w:lvlText w:val="%4."/>
      <w:lvlJc w:val="left"/>
      <w:pPr>
        <w:ind w:left="1733" w:hanging="291.9999999999998"/>
      </w:pPr>
      <w:rPr>
        <w:rFonts w:ascii="Arial" w:cs="Arial" w:eastAsia="Arial" w:hAnsi="Arial"/>
        <w:b w:val="0"/>
        <w:bCs w:val="0"/>
        <w:i w:val="0"/>
        <w:iCs w:val="0"/>
        <w:sz w:val="22"/>
        <w:szCs w:val="22"/>
      </w:rPr>
    </w:lvl>
    <w:lvl w:ilvl="4">
      <w:start w:val="1"/>
      <w:numFmt w:val="decimal"/>
      <w:lvlText w:val="%4.%5"/>
      <w:lvlJc w:val="left"/>
      <w:pPr>
        <w:ind w:left="625" w:hanging="572"/>
      </w:pPr>
      <w:rPr>
        <w:rFonts w:ascii="Arial" w:cs="Arial" w:eastAsia="Arial" w:hAnsi="Arial"/>
        <w:b w:val="1"/>
        <w:bCs w:val="1"/>
        <w:i w:val="0"/>
        <w:iCs w:val="0"/>
        <w:sz w:val="24"/>
        <w:szCs w:val="24"/>
      </w:rPr>
    </w:lvl>
    <w:lvl w:ilvl="5">
      <w:start w:val="1"/>
      <w:numFmt w:val="decimal"/>
      <w:lvlText w:val="%4.%5.%6"/>
      <w:lvlJc w:val="left"/>
      <w:pPr>
        <w:ind w:left="757" w:hanging="704"/>
      </w:pPr>
      <w:rPr>
        <w:rFonts w:ascii="Arial" w:cs="Arial" w:eastAsia="Arial" w:hAnsi="Arial"/>
        <w:b w:val="1"/>
        <w:bCs w:val="1"/>
        <w:i w:val="0"/>
        <w:iCs w:val="0"/>
        <w:sz w:val="22"/>
        <w:szCs w:val="22"/>
      </w:rPr>
    </w:lvl>
    <w:lvl w:ilvl="6">
      <w:start w:val="0"/>
      <w:numFmt w:val="bullet"/>
      <w:lvlText w:val="•"/>
      <w:lvlJc w:val="left"/>
      <w:pPr>
        <w:ind w:left="5405" w:hanging="704"/>
      </w:pPr>
      <w:rPr/>
    </w:lvl>
    <w:lvl w:ilvl="7">
      <w:start w:val="0"/>
      <w:numFmt w:val="bullet"/>
      <w:lvlText w:val="•"/>
      <w:lvlJc w:val="left"/>
      <w:pPr>
        <w:ind w:left="6574" w:hanging="704"/>
      </w:pPr>
      <w:rPr/>
    </w:lvl>
    <w:lvl w:ilvl="8">
      <w:start w:val="0"/>
      <w:numFmt w:val="bullet"/>
      <w:lvlText w:val="•"/>
      <w:lvlJc w:val="left"/>
      <w:pPr>
        <w:ind w:left="7742" w:hanging="703.9999999999991"/>
      </w:pPr>
      <w:rPr/>
    </w:lvl>
  </w:abstractNum>
  <w:abstractNum w:abstractNumId="3">
    <w:lvl w:ilvl="0">
      <w:start w:val="1"/>
      <w:numFmt w:val="decimal"/>
      <w:lvlText w:val="%1."/>
      <w:lvlJc w:val="left"/>
      <w:pPr>
        <w:ind w:left="599" w:hanging="292"/>
      </w:pPr>
      <w:rPr>
        <w:rFonts w:ascii="Arial" w:cs="Arial" w:eastAsia="Arial" w:hAnsi="Arial"/>
        <w:b w:val="0"/>
        <w:bCs w:val="0"/>
        <w:i w:val="0"/>
        <w:iCs w:val="0"/>
        <w:sz w:val="22"/>
        <w:szCs w:val="22"/>
      </w:rPr>
    </w:lvl>
    <w:lvl w:ilvl="1">
      <w:start w:val="0"/>
      <w:numFmt w:val="bullet"/>
      <w:lvlText w:val="•"/>
      <w:lvlJc w:val="left"/>
      <w:pPr>
        <w:ind w:left="1548" w:hanging="292"/>
      </w:pPr>
      <w:rPr/>
    </w:lvl>
    <w:lvl w:ilvl="2">
      <w:start w:val="0"/>
      <w:numFmt w:val="bullet"/>
      <w:lvlText w:val="•"/>
      <w:lvlJc w:val="left"/>
      <w:pPr>
        <w:ind w:left="2496" w:hanging="292"/>
      </w:pPr>
      <w:rPr/>
    </w:lvl>
    <w:lvl w:ilvl="3">
      <w:start w:val="0"/>
      <w:numFmt w:val="bullet"/>
      <w:lvlText w:val="•"/>
      <w:lvlJc w:val="left"/>
      <w:pPr>
        <w:ind w:left="3444" w:hanging="292"/>
      </w:pPr>
      <w:rPr/>
    </w:lvl>
    <w:lvl w:ilvl="4">
      <w:start w:val="0"/>
      <w:numFmt w:val="bullet"/>
      <w:lvlText w:val="•"/>
      <w:lvlJc w:val="left"/>
      <w:pPr>
        <w:ind w:left="4392" w:hanging="292"/>
      </w:pPr>
      <w:rPr/>
    </w:lvl>
    <w:lvl w:ilvl="5">
      <w:start w:val="0"/>
      <w:numFmt w:val="bullet"/>
      <w:lvlText w:val="•"/>
      <w:lvlJc w:val="left"/>
      <w:pPr>
        <w:ind w:left="5340" w:hanging="292"/>
      </w:pPr>
      <w:rPr/>
    </w:lvl>
    <w:lvl w:ilvl="6">
      <w:start w:val="0"/>
      <w:numFmt w:val="bullet"/>
      <w:lvlText w:val="•"/>
      <w:lvlJc w:val="left"/>
      <w:pPr>
        <w:ind w:left="6288" w:hanging="292.0000000000009"/>
      </w:pPr>
      <w:rPr/>
    </w:lvl>
    <w:lvl w:ilvl="7">
      <w:start w:val="0"/>
      <w:numFmt w:val="bullet"/>
      <w:lvlText w:val="•"/>
      <w:lvlJc w:val="left"/>
      <w:pPr>
        <w:ind w:left="7236" w:hanging="292"/>
      </w:pPr>
      <w:rPr/>
    </w:lvl>
    <w:lvl w:ilvl="8">
      <w:start w:val="0"/>
      <w:numFmt w:val="bullet"/>
      <w:lvlText w:val="•"/>
      <w:lvlJc w:val="left"/>
      <w:pPr>
        <w:ind w:left="8184" w:hanging="292.0000000000009"/>
      </w:pPr>
      <w:rPr/>
    </w:lvl>
  </w:abstractNum>
  <w:abstractNum w:abstractNumId="4">
    <w:lvl w:ilvl="0">
      <w:start w:val="3"/>
      <w:numFmt w:val="decimal"/>
      <w:lvlText w:val="%1"/>
      <w:lvlJc w:val="left"/>
      <w:pPr>
        <w:ind w:left="625" w:hanging="572"/>
      </w:pPr>
      <w:rPr/>
    </w:lvl>
    <w:lvl w:ilvl="1">
      <w:start w:val="1"/>
      <w:numFmt w:val="decimal"/>
      <w:lvlText w:val="%1.%2"/>
      <w:lvlJc w:val="left"/>
      <w:pPr>
        <w:ind w:left="625" w:hanging="572"/>
      </w:pPr>
      <w:rPr>
        <w:rFonts w:ascii="Arial" w:cs="Arial" w:eastAsia="Arial" w:hAnsi="Arial"/>
        <w:b w:val="1"/>
        <w:bCs w:val="1"/>
        <w:i w:val="0"/>
        <w:iCs w:val="0"/>
        <w:sz w:val="24"/>
        <w:szCs w:val="24"/>
      </w:rPr>
    </w:lvl>
    <w:lvl w:ilvl="2">
      <w:start w:val="1"/>
      <w:numFmt w:val="decimal"/>
      <w:lvlText w:val="%1.%2.%3"/>
      <w:lvlJc w:val="left"/>
      <w:pPr>
        <w:ind w:left="1891" w:hanging="704"/>
      </w:pPr>
      <w:rPr>
        <w:rFonts w:ascii="Arial" w:cs="Arial" w:eastAsia="Arial" w:hAnsi="Arial"/>
        <w:b w:val="1"/>
        <w:bCs w:val="1"/>
        <w:i w:val="0"/>
        <w:iCs w:val="0"/>
        <w:sz w:val="22"/>
        <w:szCs w:val="22"/>
      </w:rPr>
    </w:lvl>
    <w:lvl w:ilvl="3">
      <w:start w:val="0"/>
      <w:numFmt w:val="bullet"/>
      <w:lvlText w:val="•"/>
      <w:lvlJc w:val="left"/>
      <w:pPr>
        <w:ind w:left="3717" w:hanging="704.0000000000005"/>
      </w:pPr>
      <w:rPr/>
    </w:lvl>
    <w:lvl w:ilvl="4">
      <w:start w:val="0"/>
      <w:numFmt w:val="bullet"/>
      <w:lvlText w:val="•"/>
      <w:lvlJc w:val="left"/>
      <w:pPr>
        <w:ind w:left="4626" w:hanging="703.9999999999995"/>
      </w:pPr>
      <w:rPr/>
    </w:lvl>
    <w:lvl w:ilvl="5">
      <w:start w:val="0"/>
      <w:numFmt w:val="bullet"/>
      <w:lvlText w:val="•"/>
      <w:lvlJc w:val="left"/>
      <w:pPr>
        <w:ind w:left="5535" w:hanging="704"/>
      </w:pPr>
      <w:rPr/>
    </w:lvl>
    <w:lvl w:ilvl="6">
      <w:start w:val="0"/>
      <w:numFmt w:val="bullet"/>
      <w:lvlText w:val="•"/>
      <w:lvlJc w:val="left"/>
      <w:pPr>
        <w:ind w:left="6444" w:hanging="704"/>
      </w:pPr>
      <w:rPr/>
    </w:lvl>
    <w:lvl w:ilvl="7">
      <w:start w:val="0"/>
      <w:numFmt w:val="bullet"/>
      <w:lvlText w:val="•"/>
      <w:lvlJc w:val="left"/>
      <w:pPr>
        <w:ind w:left="7353" w:hanging="704"/>
      </w:pPr>
      <w:rPr/>
    </w:lvl>
    <w:lvl w:ilvl="8">
      <w:start w:val="0"/>
      <w:numFmt w:val="bullet"/>
      <w:lvlText w:val="•"/>
      <w:lvlJc w:val="left"/>
      <w:pPr>
        <w:ind w:left="8262" w:hanging="703.9999999999991"/>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Arial" w:cs="Arial" w:eastAsia="Arial" w:hAnsi="Arial"/>
      <w:b w:val="1"/>
      <w:bCs w:val="1"/>
      <w:sz w:val="28"/>
      <w:szCs w:val="28"/>
    </w:rPr>
  </w:style>
  <w:style w:type="paragraph" w:styleId="Heading2">
    <w:name w:val="heading 2"/>
    <w:basedOn w:val="Normal"/>
    <w:next w:val="Normal"/>
    <w:pPr>
      <w:ind w:left="1759" w:hanging="572"/>
    </w:pPr>
    <w:rPr>
      <w:rFonts w:ascii="Arial" w:cs="Arial" w:eastAsia="Arial" w:hAnsi="Arial"/>
      <w:b w:val="1"/>
      <w:bCs w:val="1"/>
      <w:sz w:val="24"/>
      <w:szCs w:val="24"/>
    </w:rPr>
  </w:style>
  <w:style w:type="paragraph" w:styleId="Heading3">
    <w:name w:val="heading 3"/>
    <w:basedOn w:val="Normal"/>
    <w:next w:val="Normal"/>
    <w:pPr>
      <w:ind w:left="757" w:hanging="704"/>
    </w:pPr>
    <w:rPr>
      <w:rFonts w:ascii="Arial" w:cs="Arial" w:eastAsia="Arial" w:hAnsi="Arial"/>
      <w:b w:val="1"/>
      <w:bCs w:val="1"/>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04" w:right="203"/>
      <w:jc w:val="center"/>
    </w:pPr>
    <w:rPr>
      <w:rFonts w:ascii="Arial" w:cs="Arial" w:eastAsia="Arial" w:hAnsi="Arial"/>
      <w:b w:val="1"/>
      <w:bCs w:val="1"/>
      <w:sz w:val="34"/>
      <w:szCs w:val="34"/>
    </w:rPr>
  </w:style>
  <w:style w:type="character" w:styleId="5" w:default="1">
    <w:name w:val="Default Paragraph Font"/>
    <w:uiPriority w:val="1"/>
    <w:semiHidden w:val="1"/>
    <w:unhideWhenUsed w:val="1"/>
    <w:qFormat w:val="1"/>
  </w:style>
  <w:style w:type="table" w:styleId="6" w:default="1">
    <w:name w:val="Normal Table"/>
    <w:uiPriority w:val="0"/>
    <w:semiHidden w:val="1"/>
    <w:qFormat w:val="1"/>
    <w:tblPr>
      <w:tblCellMar>
        <w:top w:w="0.0" w:type="dxa"/>
        <w:left w:w="108.0" w:type="dxa"/>
        <w:bottom w:w="0.0" w:type="dxa"/>
        <w:right w:w="108.0" w:type="dxa"/>
      </w:tblCellMar>
    </w:tblPr>
  </w:style>
  <w:style w:type="paragraph" w:styleId="7">
    <w:name w:val="Body Text"/>
    <w:basedOn w:val="1"/>
    <w:uiPriority w:val="1"/>
    <w:qFormat w:val="1"/>
    <w:rPr>
      <w:rFonts w:ascii="Arial" w:cs="Arial" w:eastAsia="Arial" w:hAnsi="Arial"/>
      <w:sz w:val="22"/>
      <w:szCs w:val="22"/>
      <w:lang w:bidi="ar-SA" w:eastAsia="en-US" w:val="es-ES"/>
    </w:rPr>
  </w:style>
  <w:style w:type="paragraph" w:styleId="9">
    <w:name w:val="toc 1"/>
    <w:basedOn w:val="1"/>
    <w:next w:val="1"/>
    <w:uiPriority w:val="1"/>
    <w:qFormat w:val="1"/>
    <w:pPr>
      <w:spacing w:before="428"/>
      <w:ind w:left="53" w:hanging="327"/>
    </w:pPr>
    <w:rPr>
      <w:rFonts w:ascii="Arial" w:cs="Arial" w:eastAsia="Arial" w:hAnsi="Arial"/>
      <w:b w:val="1"/>
      <w:bCs w:val="1"/>
      <w:sz w:val="22"/>
      <w:szCs w:val="22"/>
      <w:lang w:bidi="ar-SA" w:eastAsia="en-US" w:val="es-ES"/>
    </w:rPr>
  </w:style>
  <w:style w:type="paragraph" w:styleId="10">
    <w:name w:val="toc 2"/>
    <w:basedOn w:val="1"/>
    <w:next w:val="1"/>
    <w:uiPriority w:val="1"/>
    <w:qFormat w:val="1"/>
    <w:pPr>
      <w:spacing w:before="210"/>
      <w:ind w:left="881" w:hanging="500"/>
    </w:pPr>
    <w:rPr>
      <w:rFonts w:ascii="Arial" w:cs="Arial" w:eastAsia="Arial" w:hAnsi="Arial"/>
      <w:sz w:val="22"/>
      <w:szCs w:val="22"/>
      <w:lang w:bidi="ar-SA" w:eastAsia="en-US" w:val="es-ES"/>
    </w:rPr>
  </w:style>
  <w:style w:type="paragraph" w:styleId="11">
    <w:name w:val="toc 3"/>
    <w:basedOn w:val="1"/>
    <w:next w:val="1"/>
    <w:uiPriority w:val="1"/>
    <w:qFormat w:val="1"/>
    <w:pPr>
      <w:spacing w:before="210"/>
      <w:ind w:left="1581" w:hanging="699"/>
    </w:pPr>
    <w:rPr>
      <w:rFonts w:ascii="Arial" w:cs="Arial" w:eastAsia="Arial" w:hAnsi="Arial"/>
      <w:sz w:val="22"/>
      <w:szCs w:val="22"/>
      <w:lang w:bidi="ar-SA" w:eastAsia="en-US" w:val="es-ES"/>
    </w:rPr>
  </w:style>
  <w:style w:type="paragraph" w:styleId="12">
    <w:name w:val="toc 4"/>
    <w:basedOn w:val="1"/>
    <w:next w:val="1"/>
    <w:uiPriority w:val="1"/>
    <w:qFormat w:val="1"/>
    <w:pPr>
      <w:spacing w:before="478"/>
      <w:ind w:left="1187" w:hanging="327"/>
    </w:pPr>
    <w:rPr>
      <w:rFonts w:ascii="Arial" w:cs="Arial" w:eastAsia="Arial" w:hAnsi="Arial"/>
      <w:b w:val="1"/>
      <w:bCs w:val="1"/>
      <w:sz w:val="22"/>
      <w:szCs w:val="22"/>
      <w:lang w:bidi="ar-SA" w:eastAsia="en-US" w:val="es-ES"/>
    </w:rPr>
  </w:style>
  <w:style w:type="paragraph" w:styleId="13">
    <w:name w:val="toc 5"/>
    <w:basedOn w:val="1"/>
    <w:next w:val="1"/>
    <w:uiPriority w:val="1"/>
    <w:qFormat w:val="1"/>
    <w:pPr>
      <w:spacing w:before="220"/>
      <w:ind w:left="2015" w:hanging="501"/>
    </w:pPr>
    <w:rPr>
      <w:rFonts w:ascii="Arial" w:cs="Arial" w:eastAsia="Arial" w:hAnsi="Arial"/>
      <w:sz w:val="22"/>
      <w:szCs w:val="22"/>
      <w:lang w:bidi="ar-SA" w:eastAsia="en-US" w:val="es-ES"/>
    </w:rPr>
  </w:style>
  <w:style w:type="paragraph" w:styleId="14">
    <w:name w:val="toc 6"/>
    <w:basedOn w:val="1"/>
    <w:next w:val="1"/>
    <w:uiPriority w:val="1"/>
    <w:qFormat w:val="1"/>
    <w:pPr>
      <w:spacing w:before="220"/>
      <w:ind w:left="2714" w:hanging="698"/>
    </w:pPr>
    <w:rPr>
      <w:rFonts w:ascii="Arial" w:cs="Arial" w:eastAsia="Arial" w:hAnsi="Arial"/>
      <w:sz w:val="22"/>
      <w:szCs w:val="22"/>
      <w:lang w:bidi="ar-SA" w:eastAsia="en-US" w:val="es-ES"/>
    </w:rPr>
  </w:style>
  <w:style w:type="paragraph" w:styleId="15">
    <w:name w:val="toc 7"/>
    <w:basedOn w:val="1"/>
    <w:next w:val="1"/>
    <w:uiPriority w:val="1"/>
    <w:qFormat w:val="1"/>
    <w:pPr>
      <w:spacing w:after="20" w:before="341"/>
      <w:ind w:left="4750"/>
    </w:pPr>
    <w:rPr>
      <w:rFonts w:ascii="Arial" w:cs="Arial" w:eastAsia="Arial" w:hAnsi="Arial"/>
      <w:sz w:val="17"/>
      <w:szCs w:val="17"/>
      <w:lang w:bidi="ar-SA" w:eastAsia="en-US" w:val="es-ES"/>
    </w:rPr>
  </w:style>
  <w:style w:type="table" w:styleId="16" w:customStyle="1">
    <w:name w:val="Table Normal1"/>
    <w:uiPriority w:val="2"/>
    <w:semiHidden w:val="1"/>
    <w:unhideWhenUsed w:val="1"/>
    <w:qFormat w:val="1"/>
    <w:tblPr>
      <w:tblCellMar>
        <w:top w:w="0.0" w:type="dxa"/>
        <w:left w:w="0.0" w:type="dxa"/>
        <w:bottom w:w="0.0" w:type="dxa"/>
        <w:right w:w="0.0" w:type="dxa"/>
      </w:tblCellMar>
    </w:tblPr>
  </w:style>
  <w:style w:type="paragraph" w:styleId="17">
    <w:name w:val="List Paragraph"/>
    <w:basedOn w:val="1"/>
    <w:uiPriority w:val="1"/>
    <w:qFormat w:val="1"/>
    <w:pPr>
      <w:ind w:left="757" w:hanging="704"/>
    </w:pPr>
    <w:rPr>
      <w:rFonts w:ascii="Arial" w:cs="Arial" w:eastAsia="Arial" w:hAnsi="Arial"/>
      <w:lang w:bidi="ar-SA" w:eastAsia="en-US" w:val="es-ES"/>
    </w:rPr>
  </w:style>
  <w:style w:type="paragraph" w:styleId="18" w:customStyle="1">
    <w:name w:val="Table Paragraph"/>
    <w:basedOn w:val="1"/>
    <w:uiPriority w:val="1"/>
    <w:qFormat w:val="1"/>
    <w:rPr>
      <w:lang w:bidi="ar-SA" w:eastAsia="en-US"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31876/ie.v8i3.273" TargetMode="External"/><Relationship Id="rId42" Type="http://schemas.openxmlformats.org/officeDocument/2006/relationships/hyperlink" Target="https://doi.org/10.15517/aie.v7i2.9274" TargetMode="External"/><Relationship Id="rId41" Type="http://schemas.openxmlformats.org/officeDocument/2006/relationships/hyperlink" Target="https://doi.org/10.15517/aie.v7i2.9274" TargetMode="External"/><Relationship Id="rId44" Type="http://schemas.openxmlformats.org/officeDocument/2006/relationships/header" Target="header13.xml"/><Relationship Id="rId43" Type="http://schemas.openxmlformats.org/officeDocument/2006/relationships/hyperlink" Target="https://repositorio.ecci.edu.co/handle/001/3447" TargetMode="External"/><Relationship Id="rId46" Type="http://schemas.openxmlformats.org/officeDocument/2006/relationships/hyperlink" Target="https://doi.org/10.61799/2216-0388.1514" TargetMode="External"/><Relationship Id="rId45" Type="http://schemas.openxmlformats.org/officeDocument/2006/relationships/header" Target="header14.xml"/><Relationship Id="rId107" Type="http://schemas.openxmlformats.org/officeDocument/2006/relationships/hyperlink" Target="https://doi.org/10.5944/ried.28.1.41538" TargetMode="External"/><Relationship Id="rId106" Type="http://schemas.openxmlformats.org/officeDocument/2006/relationships/hyperlink" Target="https://doi.org/10.5944/ried.28.1.41538" TargetMode="External"/><Relationship Id="rId105" Type="http://schemas.openxmlformats.org/officeDocument/2006/relationships/hyperlink" Target="https://doi.org/10.12802/relime.13.1914" TargetMode="External"/><Relationship Id="rId104" Type="http://schemas.openxmlformats.org/officeDocument/2006/relationships/hyperlink" Target="https://uvadoc.uva.es/bitstream/handle/10324/35996/TFM-G967.pdf?sequence=1" TargetMode="External"/><Relationship Id="rId109" Type="http://schemas.openxmlformats.org/officeDocument/2006/relationships/hyperlink" Target="https://funes.uniandes.edu.co/funes-documentos/aproximacion-a-la-ensenanza-de-las-razones-trigonometricas-a-traves-del-trabajo-experimental-en-matematicas-en-el-grado-decimo/" TargetMode="External"/><Relationship Id="rId108" Type="http://schemas.openxmlformats.org/officeDocument/2006/relationships/hyperlink" Target="https://doi.org/10.56219/rgp.vi45.1900" TargetMode="External"/><Relationship Id="rId48" Type="http://schemas.openxmlformats.org/officeDocument/2006/relationships/hyperlink" Target="https://doi.org/10.48082/espacios-a24v45n02p04" TargetMode="External"/><Relationship Id="rId47" Type="http://schemas.openxmlformats.org/officeDocument/2006/relationships/hyperlink" Target="https://doi.org/10.48082/espacios-a24v45n02p04" TargetMode="External"/><Relationship Id="rId49" Type="http://schemas.openxmlformats.org/officeDocument/2006/relationships/hyperlink" Target="https://reunir.unir.net/handle/123456789/2426" TargetMode="External"/><Relationship Id="rId103" Type="http://schemas.openxmlformats.org/officeDocument/2006/relationships/hyperlink" Target="https://uvadoc.uva.es/bitstream/handle/10324/35996/TFM-G967.pdf?sequence=1" TargetMode="External"/><Relationship Id="rId102" Type="http://schemas.openxmlformats.org/officeDocument/2006/relationships/hyperlink" Target="https://doi.org/10.17533/udea.unipluri.358071" TargetMode="External"/><Relationship Id="rId101" Type="http://schemas.openxmlformats.org/officeDocument/2006/relationships/hyperlink" Target="https://doi.org/10.22342/jme.v14i2.pp189-204" TargetMode="External"/><Relationship Id="rId100" Type="http://schemas.openxmlformats.org/officeDocument/2006/relationships/hyperlink" Target="https://doi.org/10.22342/jme.v14i2.pp189-204" TargetMode="External"/><Relationship Id="rId31" Type="http://schemas.openxmlformats.org/officeDocument/2006/relationships/hyperlink" Target="https://repository.unad.edu.co/bitstream/handle/10596/64096/fggarciac.pdf?sequence=3&amp;isAllowed=y" TargetMode="External"/><Relationship Id="rId30" Type="http://schemas.openxmlformats.org/officeDocument/2006/relationships/hyperlink" Target="https://repository.unad.edu.co/bitstream/handle/10596/64096/fggarciac.pdf?sequence=3&amp;isAllowed=y" TargetMode="External"/><Relationship Id="rId33" Type="http://schemas.openxmlformats.org/officeDocument/2006/relationships/hyperlink" Target="https://doi.org/10.59282/reincisol.V4(8)3553-3579" TargetMode="External"/><Relationship Id="rId32" Type="http://schemas.openxmlformats.org/officeDocument/2006/relationships/hyperlink" Target="https://repository.unad.edu.co/bitstream/handle/10596/64096/fggarciac.pdf?sequence=3&amp;isAllowed=y" TargetMode="External"/><Relationship Id="rId35" Type="http://schemas.openxmlformats.org/officeDocument/2006/relationships/hyperlink" Target="https://conferencia.ciaem-redumate.org/index.php/xvciaem/xv/paper/viewFile/1061/568" TargetMode="External"/><Relationship Id="rId34" Type="http://schemas.openxmlformats.org/officeDocument/2006/relationships/hyperlink" Target="https://conferencia.ciaem-redumate.org/index.php/xvciaem/xv/paper/viewFile/1061/568" TargetMode="External"/><Relationship Id="rId37" Type="http://schemas.openxmlformats.org/officeDocument/2006/relationships/hyperlink" Target="https://arxiv.org/abs/2308.10454" TargetMode="External"/><Relationship Id="rId36" Type="http://schemas.openxmlformats.org/officeDocument/2006/relationships/hyperlink" Target="https://doi.org/10.1080/0020739X.2025.2457365" TargetMode="External"/><Relationship Id="rId39" Type="http://schemas.openxmlformats.org/officeDocument/2006/relationships/hyperlink" Target="https://doi.org/10.48550/arXiv.2308.10454" TargetMode="External"/><Relationship Id="rId38" Type="http://schemas.openxmlformats.org/officeDocument/2006/relationships/hyperlink" Target="https://arxiv.org/abs/2308.10454" TargetMode="External"/><Relationship Id="rId20" Type="http://schemas.openxmlformats.org/officeDocument/2006/relationships/header" Target="header10.xml"/><Relationship Id="rId22" Type="http://schemas.openxmlformats.org/officeDocument/2006/relationships/hyperlink" Target="https://repositorio.udes.edu.co/server/api/core/bitstreams/01bac734-c999-4785-a65c-95458e0c7334/content" TargetMode="External"/><Relationship Id="rId21" Type="http://schemas.openxmlformats.org/officeDocument/2006/relationships/header" Target="header11.xml"/><Relationship Id="rId24" Type="http://schemas.openxmlformats.org/officeDocument/2006/relationships/hyperlink" Target="https://repositorio.unal.edu.co/handle/unal/86022" TargetMode="External"/><Relationship Id="rId23" Type="http://schemas.openxmlformats.org/officeDocument/2006/relationships/hyperlink" Target="https://repositorio.udes.edu.co/server/api/core/bitstreams/01bac734-c999-4785-a65c-95458e0c7334/content" TargetMode="External"/><Relationship Id="rId26" Type="http://schemas.openxmlformats.org/officeDocument/2006/relationships/hyperlink" Target="https://repository.unab.edu.co/bitstream/handle/20.500.12749/17603/2022_Tesis_Yasmin_Elena_Pe%c3%b1a_Benitez.pdf?sequence=1&amp;isAllowed=y" TargetMode="External"/><Relationship Id="rId121" Type="http://schemas.openxmlformats.org/officeDocument/2006/relationships/hyperlink" Target="https://doi.org/10.1007/s10639-025-13368-0" TargetMode="External"/><Relationship Id="rId25" Type="http://schemas.openxmlformats.org/officeDocument/2006/relationships/hyperlink" Target="https://www.redalyc.org/articulo.oa?id=673171025006" TargetMode="External"/><Relationship Id="rId120" Type="http://schemas.openxmlformats.org/officeDocument/2006/relationships/hyperlink" Target="https://doi.org/10.3390/su17031133" TargetMode="External"/><Relationship Id="rId28" Type="http://schemas.openxmlformats.org/officeDocument/2006/relationships/hyperlink" Target="https://doi.org/10.56219/dialctica.v2i25.4030" TargetMode="External"/><Relationship Id="rId27" Type="http://schemas.openxmlformats.org/officeDocument/2006/relationships/hyperlink" Target="https://repository.unab.edu.co/bitstream/handle/20.500.12749/17603/2022_Tesis_Yasmin_Elena_Pe%c3%b1a_Benitez.pdf?sequence=1&amp;isAllowed=y" TargetMode="External"/><Relationship Id="rId125" Type="http://schemas.openxmlformats.org/officeDocument/2006/relationships/hyperlink" Target="https://funes.uniandes.edu.co/funes-documentos/tipificacion-de-errores-y-dificultades-en-el-desarrollo-de-las-funciones-trigonometricas-de-estudiantes-de-grado-decimo/" TargetMode="External"/><Relationship Id="rId29" Type="http://schemas.openxmlformats.org/officeDocument/2006/relationships/header" Target="header12.xml"/><Relationship Id="rId124" Type="http://schemas.openxmlformats.org/officeDocument/2006/relationships/hyperlink" Target="https://funes.uniandes.edu.co/funes-documentos/tipificacion-de-errores-y-dificultades-en-el-desarrollo-de-las-funciones-trigonometricas-de-estudiantes-de-grado-decimo/" TargetMode="External"/><Relationship Id="rId123" Type="http://schemas.openxmlformats.org/officeDocument/2006/relationships/hyperlink" Target="https://funes.uniandes.edu.co/funes-documentos/tipificacion-de-errores-y-dificultades-en-el-desarrollo-de-las-funciones-trigonometricas-de-estudiantes-de-grado-decimo/" TargetMode="External"/><Relationship Id="rId122" Type="http://schemas.openxmlformats.org/officeDocument/2006/relationships/hyperlink" Target="https://journalingeniar.org/index.php/ingeniar/article/view/314" TargetMode="External"/><Relationship Id="rId95" Type="http://schemas.openxmlformats.org/officeDocument/2006/relationships/hyperlink" Target="https://doi.org/10.70232/jesds.v1i2.15" TargetMode="External"/><Relationship Id="rId94" Type="http://schemas.openxmlformats.org/officeDocument/2006/relationships/hyperlink" Target="https://doi.org/10.1007/s10212-022-00670-5" TargetMode="External"/><Relationship Id="rId97" Type="http://schemas.openxmlformats.org/officeDocument/2006/relationships/hyperlink" Target="https://doi.org/10.15359/ru.38-1.20" TargetMode="External"/><Relationship Id="rId96" Type="http://schemas.openxmlformats.org/officeDocument/2006/relationships/hyperlink" Target="https://doi.org/10.70232/jesds.v1i2.15" TargetMode="External"/><Relationship Id="rId11" Type="http://schemas.openxmlformats.org/officeDocument/2006/relationships/header" Target="header1.xml"/><Relationship Id="rId99" Type="http://schemas.openxmlformats.org/officeDocument/2006/relationships/hyperlink" Target="https://doi.org/10.15332/25005421.7904" TargetMode="External"/><Relationship Id="rId10" Type="http://schemas.openxmlformats.org/officeDocument/2006/relationships/footer" Target="footer1.xml"/><Relationship Id="rId98" Type="http://schemas.openxmlformats.org/officeDocument/2006/relationships/hyperlink" Target="https://doi.org/10.15359/ru.38-1.20" TargetMode="External"/><Relationship Id="rId13" Type="http://schemas.openxmlformats.org/officeDocument/2006/relationships/header" Target="header3.xml"/><Relationship Id="rId12" Type="http://schemas.openxmlformats.org/officeDocument/2006/relationships/header" Target="header2.xml"/><Relationship Id="rId91" Type="http://schemas.openxmlformats.org/officeDocument/2006/relationships/hyperlink" Target="https://doi.org/10.26820/recimundo/9.(2).abril.2025.349-360" TargetMode="External"/><Relationship Id="rId90" Type="http://schemas.openxmlformats.org/officeDocument/2006/relationships/hyperlink" Target="https://www.researchgate.net/publication/261510660_Desarrollo_del_Pensamiento_Trigonometrico" TargetMode="External"/><Relationship Id="rId93" Type="http://schemas.openxmlformats.org/officeDocument/2006/relationships/hyperlink" Target="https://doi.org/10.1007/s10212-022-00670-5" TargetMode="External"/><Relationship Id="rId92" Type="http://schemas.openxmlformats.org/officeDocument/2006/relationships/hyperlink" Target="https://doi.org/10.26820/recimundo/9.(2).abril.2025.349-360" TargetMode="External"/><Relationship Id="rId118" Type="http://schemas.openxmlformats.org/officeDocument/2006/relationships/hyperlink" Target="https://doi.org/10.5951/MT.102.2.0144" TargetMode="External"/><Relationship Id="rId117" Type="http://schemas.openxmlformats.org/officeDocument/2006/relationships/hyperlink" Target="https://doi.org/10.24844/em3303.08" TargetMode="External"/><Relationship Id="rId116" Type="http://schemas.openxmlformats.org/officeDocument/2006/relationships/hyperlink" Target="https://doi.org/10.24844/em3303.08" TargetMode="External"/><Relationship Id="rId115" Type="http://schemas.openxmlformats.org/officeDocument/2006/relationships/hyperlink" Target="https://bffrepositorio.unal.edu.co/server/api/core/bitstreams/29048b48-33bd-40e0-ad84-5b9b3fe62eba/content" TargetMode="External"/><Relationship Id="rId119" Type="http://schemas.openxmlformats.org/officeDocument/2006/relationships/hyperlink" Target="https://doi.org/10.5951/MT.102.2.0144" TargetMode="External"/><Relationship Id="rId15" Type="http://schemas.openxmlformats.org/officeDocument/2006/relationships/header" Target="header5.xml"/><Relationship Id="rId110" Type="http://schemas.openxmlformats.org/officeDocument/2006/relationships/hyperlink" Target="https://funes.uniandes.edu.co/funes-documentos/aproximacion-a-la-ensenanza-de-las-razones-trigonometricas-a-traves-del-trabajo-experimental-en-matematicas-en-el-grado-decimo/" TargetMode="External"/><Relationship Id="rId14" Type="http://schemas.openxmlformats.org/officeDocument/2006/relationships/header" Target="header4.xml"/><Relationship Id="rId17" Type="http://schemas.openxmlformats.org/officeDocument/2006/relationships/header" Target="header7.xml"/><Relationship Id="rId16" Type="http://schemas.openxmlformats.org/officeDocument/2006/relationships/header" Target="header6.xml"/><Relationship Id="rId19" Type="http://schemas.openxmlformats.org/officeDocument/2006/relationships/header" Target="header9.xml"/><Relationship Id="rId114" Type="http://schemas.openxmlformats.org/officeDocument/2006/relationships/hyperlink" Target="https://bffrepositorio.unal.edu.co/server/api/core/bitstreams/29048b48-33bd-40e0-ad84-5b9b3fe62eba/content" TargetMode="External"/><Relationship Id="rId18" Type="http://schemas.openxmlformats.org/officeDocument/2006/relationships/header" Target="header8.xml"/><Relationship Id="rId113" Type="http://schemas.openxmlformats.org/officeDocument/2006/relationships/hyperlink" Target="https://bibliotecadigital.univalle.edu.co/entities/publication/80a3c3fe-3700-4ad7-98c8-f42b3965964f" TargetMode="External"/><Relationship Id="rId112" Type="http://schemas.openxmlformats.org/officeDocument/2006/relationships/hyperlink" Target="https://bibliotecadigital.univalle.edu.co/entities/publication/80a3c3fe-3700-4ad7-98c8-f42b3965964f" TargetMode="External"/><Relationship Id="rId111" Type="http://schemas.openxmlformats.org/officeDocument/2006/relationships/hyperlink" Target="https://funes.uniandes.edu.co/funes-documentos/aproximacion-a-la-ensenanza-de-las-razones-trigonometricas-a-traves-del-trabajo-experimental-en-matematicas-en-el-grado-decimo/" TargetMode="External"/><Relationship Id="rId84" Type="http://schemas.openxmlformats.org/officeDocument/2006/relationships/hyperlink" Target="https://www.icfes.gov.co/wp-content/uploads/2024/12/Informe-nacional-de-resultados-Saber-Pro-2016-2018.pdf" TargetMode="External"/><Relationship Id="rId83" Type="http://schemas.openxmlformats.org/officeDocument/2006/relationships/hyperlink" Target="https://www.icfes.gov.co/wp-content/uploads/2024/12/Informe-nacional-de-resultados-Saber-Pro-2016-2018.pdf" TargetMode="External"/><Relationship Id="rId86" Type="http://schemas.openxmlformats.org/officeDocument/2006/relationships/hyperlink" Target="https://revinde.org/index.php/innovarium/article/view/31" TargetMode="External"/><Relationship Id="rId85" Type="http://schemas.openxmlformats.org/officeDocument/2006/relationships/hyperlink" Target="https://www.icfes.gov.co/wp-content/uploads/2024/12/Informe-nacional-de-resultados-Saber-Pro-2016-2018.pdf" TargetMode="External"/><Relationship Id="rId88" Type="http://schemas.openxmlformats.org/officeDocument/2006/relationships/hyperlink" Target="https://funes.uniandes.edu.co/funes-documentos/construccion-social-de-la-funcion-trigonometrica/" TargetMode="External"/><Relationship Id="rId87" Type="http://schemas.openxmlformats.org/officeDocument/2006/relationships/hyperlink" Target="https://funes.uniandes.edu.co/funes-documentos/construccion-social-de-la-funcion-trigonometrica/" TargetMode="External"/><Relationship Id="rId89" Type="http://schemas.openxmlformats.org/officeDocument/2006/relationships/hyperlink" Target="https://www.researchgate.net/publication/261510660_Desarrollo_del_Pensamiento_Trigonometrico" TargetMode="External"/><Relationship Id="rId80" Type="http://schemas.openxmlformats.org/officeDocument/2006/relationships/hyperlink" Target="https://doi.org/10.18535/ijsrm/v6i6.el013" TargetMode="External"/><Relationship Id="rId82" Type="http://schemas.openxmlformats.org/officeDocument/2006/relationships/hyperlink" Target="https://eduteka.icesi.edu.co/pdfdir/MENLineamientoMatematicas.pdf" TargetMode="External"/><Relationship Id="rId81" Type="http://schemas.openxmlformats.org/officeDocument/2006/relationships/hyperlink" Target="https://eduteka.icesi.edu.co/pdfdir/MENLineamientoMatematicas.pdf"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hyperlink" Target="https://www.mineducacion.gov.co/1780/articles-421217_recurso_03.pdf" TargetMode="External"/><Relationship Id="rId72" Type="http://schemas.openxmlformats.org/officeDocument/2006/relationships/hyperlink" Target="https://doi.org/10.1007/978-3-031-35459-5_10" TargetMode="External"/><Relationship Id="rId75" Type="http://schemas.openxmlformats.org/officeDocument/2006/relationships/hyperlink" Target="https://doi.org/10.46219/rechiem.v17i2.176" TargetMode="External"/><Relationship Id="rId74" Type="http://schemas.openxmlformats.org/officeDocument/2006/relationships/hyperlink" Target="https://www.mineducacion.gov.co/1780/articles-421217_recurso_03.pdf" TargetMode="External"/><Relationship Id="rId77" Type="http://schemas.openxmlformats.org/officeDocument/2006/relationships/hyperlink" Target="https://doi.org/10.47189/rcct.v25i45.737" TargetMode="External"/><Relationship Id="rId76" Type="http://schemas.openxmlformats.org/officeDocument/2006/relationships/hyperlink" Target="https://doi.org/10.1016/j.compedu.2025.105463" TargetMode="External"/><Relationship Id="rId79" Type="http://schemas.openxmlformats.org/officeDocument/2006/relationships/hyperlink" Target="https://doi.org/10.1007/978-3-319-09629-2_6" TargetMode="External"/><Relationship Id="rId78" Type="http://schemas.openxmlformats.org/officeDocument/2006/relationships/hyperlink" Target="https://doi.org/10.1007/978-3-319-09629-2_6" TargetMode="External"/><Relationship Id="rId71" Type="http://schemas.openxmlformats.org/officeDocument/2006/relationships/hyperlink" Target="https://doi.org/10.1007/978-3-031-35459-5_10" TargetMode="External"/><Relationship Id="rId70" Type="http://schemas.openxmlformats.org/officeDocument/2006/relationships/hyperlink" Target="https://doi.org/10.17227/01203916.73rce151.175" TargetMode="External"/><Relationship Id="rId62" Type="http://schemas.openxmlformats.org/officeDocument/2006/relationships/hyperlink" Target="https://doi.org/10.37811/cl_rcm.v8i6.15792" TargetMode="External"/><Relationship Id="rId61" Type="http://schemas.openxmlformats.org/officeDocument/2006/relationships/hyperlink" Target="https://doi.org/10.37811/cl_rcm.v8i6.15792" TargetMode="External"/><Relationship Id="rId64" Type="http://schemas.openxmlformats.org/officeDocument/2006/relationships/hyperlink" Target="https://dialnet.unirioja.es/servlet/tesis?codigo=322915" TargetMode="External"/><Relationship Id="rId63" Type="http://schemas.openxmlformats.org/officeDocument/2006/relationships/hyperlink" Target="http://purl.org/dc/dcmitype/Text" TargetMode="External"/><Relationship Id="rId66" Type="http://schemas.openxmlformats.org/officeDocument/2006/relationships/hyperlink" Target="https://doi.org/10.37811/cl_rcm.v8i6.15719" TargetMode="External"/><Relationship Id="rId65" Type="http://schemas.openxmlformats.org/officeDocument/2006/relationships/hyperlink" Target="https://dialnet.unirioja.es/servlet/tesis?codigo=322915" TargetMode="External"/><Relationship Id="rId68" Type="http://schemas.openxmlformats.org/officeDocument/2006/relationships/hyperlink" Target="https://doi.org/10.24844/EM3503.06" TargetMode="External"/><Relationship Id="rId67" Type="http://schemas.openxmlformats.org/officeDocument/2006/relationships/hyperlink" Target="https://doi.org/10.1007/s44217-025-00908-6" TargetMode="External"/><Relationship Id="rId60" Type="http://schemas.openxmlformats.org/officeDocument/2006/relationships/hyperlink" Target="https://doi.org/10.4102/pythagoras.v45i1.831" TargetMode="External"/><Relationship Id="rId69" Type="http://schemas.openxmlformats.org/officeDocument/2006/relationships/hyperlink" Target="https://repositorio.unal.edu.co/handle/unal/21149" TargetMode="External"/><Relationship Id="rId51" Type="http://schemas.openxmlformats.org/officeDocument/2006/relationships/hyperlink" Target="https://genaisa.eu/es/el-efecto-de-chatgpt-en-el-rendimiento-del-aprendizaje-de-los-estudiantes-perspectivas-de-un-metanalisis/" TargetMode="External"/><Relationship Id="rId50" Type="http://schemas.openxmlformats.org/officeDocument/2006/relationships/hyperlink" Target="https://genaisa.eu/es/el-efecto-de-chatgpt-en-el-rendimiento-del-aprendizaje-de-los-estudiantes-perspectivas-de-un-metanalisis/" TargetMode="External"/><Relationship Id="rId53" Type="http://schemas.openxmlformats.org/officeDocument/2006/relationships/hyperlink" Target="https://repositorio.unal.edu.co/items/49ed979d-037a-4e23-8a2b-0e0aba80416c" TargetMode="External"/><Relationship Id="rId52" Type="http://schemas.openxmlformats.org/officeDocument/2006/relationships/hyperlink" Target="https://repositorio.unal.edu.co/items/49ed979d-037a-4e23-8a2b-0e0aba80416c" TargetMode="External"/><Relationship Id="rId55" Type="http://schemas.openxmlformats.org/officeDocument/2006/relationships/hyperlink" Target="https://doi.org/10.35763/aiem.v0i15.264" TargetMode="External"/><Relationship Id="rId54" Type="http://schemas.openxmlformats.org/officeDocument/2006/relationships/hyperlink" Target="https://doi.org/10.19052/ap.3436" TargetMode="External"/><Relationship Id="rId57" Type="http://schemas.openxmlformats.org/officeDocument/2006/relationships/hyperlink" Target="https://dialnet.unirioja.es/servlet/articulo?codigo=6759725" TargetMode="External"/><Relationship Id="rId56" Type="http://schemas.openxmlformats.org/officeDocument/2006/relationships/hyperlink" Target="https://doi.org/10.5565/rev/ec/v29n1.435" TargetMode="External"/><Relationship Id="rId59" Type="http://schemas.openxmlformats.org/officeDocument/2006/relationships/hyperlink" Target="https://doi.org/10.4102/pythagoras.v45i1.831" TargetMode="External"/><Relationship Id="rId58" Type="http://schemas.openxmlformats.org/officeDocument/2006/relationships/hyperlink" Target="https://dialnet.unirioja.es/servlet/articulo?codigo=675972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4.xml.rels><?xml version="1.0" encoding="UTF-8" standalone="yes"?><Relationships xmlns="http://schemas.openxmlformats.org/package/2006/relationships"><Relationship Id="rId1" Type="http://schemas.openxmlformats.org/officeDocument/2006/relationships/image" Target="media/image9.png"/></Relationships>
</file>

<file path=word/_rels/header7.xml.rels><?xml version="1.0" encoding="UTF-8" standalone="yes"?><Relationships xmlns="http://schemas.openxmlformats.org/package/2006/relationships"><Relationship Id="rId1" Type="http://schemas.openxmlformats.org/officeDocument/2006/relationships/image" Target="media/image9.png"/></Relationships>
</file>

<file path=word/_rels/header8.xml.rels><?xml version="1.0" encoding="UTF-8" standalone="yes"?><Relationships xmlns="http://schemas.openxmlformats.org/package/2006/relationships"><Relationship Id="rId1" Type="http://schemas.openxmlformats.org/officeDocument/2006/relationships/image" Target="media/image9.png"/></Relationships>
</file>

<file path=word/_rels/header10.xml.rels><?xml version="1.0" encoding="UTF-8" standalone="yes"?><Relationships xmlns="http://schemas.openxmlformats.org/package/2006/relationships"><Relationship Id="rId1" Type="http://schemas.openxmlformats.org/officeDocument/2006/relationships/image" Target="media/image9.png"/></Relationships>
</file>

<file path=word/_rels/header11.xml.rels><?xml version="1.0" encoding="UTF-8" standalone="yes"?><Relationships xmlns="http://schemas.openxmlformats.org/package/2006/relationships"><Relationship Id="rId1" Type="http://schemas.openxmlformats.org/officeDocument/2006/relationships/image" Target="media/image9.png"/></Relationships>
</file>

<file path=word/_rels/header13.xml.rels><?xml version="1.0" encoding="UTF-8" standalone="yes"?><Relationships xmlns="http://schemas.openxmlformats.org/package/2006/relationships"><Relationship Id="rId1" Type="http://schemas.openxmlformats.org/officeDocument/2006/relationships/image" Target="media/image9.png"/></Relationships>
</file>

<file path=word/_rels/header14.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xgSr0mZSRogqb15p7X70sjBA8w==">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2025-12-15T09:30:00Z</dcterms:created>
  <dc:creator>Dairo Janover Peña Cardenas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2025-12-15T00:00:00Z</vt:filetime>
  </property>
  <property fmtid="{D5CDD505-2E9C-101B-9397-08002B2CF9AE}" pid="3" name="Creator">
    <vt:lpwstr>Dairo Janover Peña Cardenas</vt:lpwstr>
  </property>
  <property fmtid="{D5CDD505-2E9C-101B-9397-08002B2CF9AE}" pid="4" name="LastSaved">
    <vt:filetime>2025-12-15T00:00:00Z</vt:filetime>
  </property>
  <property fmtid="{D5CDD505-2E9C-101B-9397-08002B2CF9AE}" pid="5" name="Producer">
    <vt:lpwstr>3-Heights(TM) PDF Security Shell 4.8.25.2 (http://www.pdf-tools.com)</vt:lpwstr>
  </property>
  <property fmtid="{D5CDD505-2E9C-101B-9397-08002B2CF9AE}" pid="6" name="KSOProductBuildVer">
    <vt:lpwstr>1033-11.1.0.11723</vt:lpwstr>
  </property>
</Properties>
</file>